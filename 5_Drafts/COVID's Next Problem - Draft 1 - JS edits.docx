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08F65A" w14:textId="77777777" w:rsidR="00023229" w:rsidRDefault="00FD6A40">
      <w:pPr>
        <w:rPr>
          <w:u w:val="single"/>
        </w:rPr>
      </w:pPr>
      <w:r w:rsidRPr="00FD6A40">
        <w:rPr>
          <w:u w:val="single"/>
        </w:rPr>
        <w:t>COVID’s Next Problem</w:t>
      </w:r>
    </w:p>
    <w:p w14:paraId="25DFCD30" w14:textId="0C17F7CC" w:rsidR="00FD6A40" w:rsidRDefault="00122E08">
      <w:pPr>
        <w:rPr>
          <w:ins w:id="0" w:author="Jake Schneider" w:date="2020-05-22T13:06:00Z"/>
          <w:u w:val="single"/>
        </w:rPr>
      </w:pPr>
      <w:ins w:id="1" w:author="Jake Schneider" w:date="2020-05-22T13:06:00Z">
        <w:r>
          <w:rPr>
            <w:u w:val="single"/>
          </w:rPr>
          <w:t>Peter McKelvey and Jake Schneider</w:t>
        </w:r>
      </w:ins>
    </w:p>
    <w:p w14:paraId="4733955A" w14:textId="0314670D" w:rsidR="00122E08" w:rsidRDefault="00122E08" w:rsidP="00122E08">
      <w:pPr>
        <w:rPr>
          <w:ins w:id="2" w:author="Jake Schneider" w:date="2020-05-22T11:10:00Z"/>
          <w:u w:val="single"/>
        </w:rPr>
      </w:pPr>
      <w:ins w:id="3" w:author="Jake Schneider" w:date="2020-05-22T13:06:00Z">
        <w:r>
          <w:rPr>
            <w:u w:val="single"/>
          </w:rPr>
          <w:t>May 28, 2020</w:t>
        </w:r>
      </w:ins>
    </w:p>
    <w:p w14:paraId="017FB030" w14:textId="2ADEEF3E" w:rsidR="006B4FDE" w:rsidRDefault="00230AF9">
      <w:pPr>
        <w:rPr>
          <w:u w:val="single"/>
        </w:rPr>
      </w:pPr>
      <w:commentRangeStart w:id="4"/>
      <w:ins w:id="5" w:author="Jake Schneider" w:date="2020-05-22T12:55:00Z">
        <w:r>
          <w:rPr>
            <w:noProof/>
            <w:u w:val="single"/>
          </w:rPr>
          <w:drawing>
            <wp:inline distT="0" distB="0" distL="0" distR="0" wp14:anchorId="458CEEE5" wp14:editId="0F97B9AE">
              <wp:extent cx="5943600" cy="3763010"/>
              <wp:effectExtent l="0" t="0" r="0" b="0"/>
              <wp:docPr id="2" name="Picture 2"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I pic.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63010"/>
                      </a:xfrm>
                      <a:prstGeom prst="rect">
                        <a:avLst/>
                      </a:prstGeom>
                    </pic:spPr>
                  </pic:pic>
                </a:graphicData>
              </a:graphic>
            </wp:inline>
          </w:drawing>
        </w:r>
      </w:ins>
      <w:commentRangeEnd w:id="4"/>
      <w:ins w:id="6" w:author="Jake Schneider" w:date="2020-05-22T12:56:00Z">
        <w:r>
          <w:rPr>
            <w:rStyle w:val="CommentReference"/>
          </w:rPr>
          <w:commentReference w:id="4"/>
        </w:r>
      </w:ins>
    </w:p>
    <w:p w14:paraId="15CF72E5" w14:textId="77777777" w:rsidR="00FD6A40" w:rsidRDefault="00FD6A40">
      <w:pPr>
        <w:rPr>
          <w:u w:val="single"/>
        </w:rPr>
      </w:pPr>
      <w:r>
        <w:rPr>
          <w:u w:val="single"/>
        </w:rPr>
        <w:t>Summary:</w:t>
      </w:r>
    </w:p>
    <w:p w14:paraId="52778778" w14:textId="7880C030" w:rsidR="007D22D3" w:rsidRDefault="00FD6A40" w:rsidP="007D22D3">
      <w:r w:rsidRPr="00FD6A40">
        <w:t>Person</w:t>
      </w:r>
      <w:r w:rsidR="007D22D3">
        <w:t>s</w:t>
      </w:r>
      <w:r w:rsidRPr="00FD6A40">
        <w:t xml:space="preserve"> rec</w:t>
      </w:r>
      <w:r>
        <w:t xml:space="preserve">eiving supplemental </w:t>
      </w:r>
      <w:r w:rsidR="00DC5662">
        <w:t>unemployment insurance w</w:t>
      </w:r>
      <w:r w:rsidR="007D22D3">
        <w:t xml:space="preserve">ho are at the lower end of the earning spectrum have financial incentives to remain unemployed until the expiration of the </w:t>
      </w:r>
      <w:r w:rsidR="003B2D00">
        <w:t xml:space="preserve">weekly </w:t>
      </w:r>
      <w:r w:rsidR="007D22D3">
        <w:t>$600 federally</w:t>
      </w:r>
      <w:r w:rsidR="003B2D00">
        <w:t>-</w:t>
      </w:r>
      <w:r w:rsidR="007D22D3">
        <w:t>funded supplement.   Th</w:t>
      </w:r>
      <w:r w:rsidR="003B2D00">
        <w:t>is</w:t>
      </w:r>
      <w:r w:rsidR="007D22D3">
        <w:t xml:space="preserve"> distorted incentive</w:t>
      </w:r>
      <w:ins w:id="7" w:author="Jake Schneider" w:date="2020-05-22T11:08:00Z">
        <w:r w:rsidR="006B4FDE">
          <w:t xml:space="preserve"> system</w:t>
        </w:r>
      </w:ins>
      <w:r w:rsidR="007D22D3">
        <w:t xml:space="preserve"> will complicate the speedy re</w:t>
      </w:r>
      <w:r w:rsidR="003C229E">
        <w:t xml:space="preserve">covery </w:t>
      </w:r>
      <w:r w:rsidR="007D22D3">
        <w:t>of the economy as governors begin to loosen restrictions</w:t>
      </w:r>
      <w:r w:rsidR="00562311">
        <w:t xml:space="preserve"> on the opening of businesses</w:t>
      </w:r>
      <w:r w:rsidR="007D22D3">
        <w:t>.  The authors recommend that the CARES Act be amended to</w:t>
      </w:r>
      <w:r w:rsidR="00512807">
        <w:t>:</w:t>
      </w:r>
      <w:r w:rsidR="007D22D3">
        <w:t xml:space="preserve"> </w:t>
      </w:r>
      <w:r w:rsidR="00512807">
        <w:t xml:space="preserve">a) temporarily eliminate the FICA tax on the first $10,000 of </w:t>
      </w:r>
      <w:r w:rsidR="00214175">
        <w:t xml:space="preserve">income earned between </w:t>
      </w:r>
      <w:r w:rsidR="003B2D00">
        <w:t>after June 1</w:t>
      </w:r>
      <w:r w:rsidR="00214175">
        <w:t>st and July 31</w:t>
      </w:r>
      <w:r w:rsidR="003B2D00">
        <w:t>st</w:t>
      </w:r>
      <w:r w:rsidR="00512807">
        <w:t xml:space="preserve">; b) </w:t>
      </w:r>
      <w:r w:rsidR="007D22D3">
        <w:t>expand the earned income tax credit for low wage earners who return to work before July 31</w:t>
      </w:r>
      <w:r w:rsidR="003B2D00">
        <w:t xml:space="preserve">st. </w:t>
      </w:r>
    </w:p>
    <w:p w14:paraId="4E94DCFC" w14:textId="77777777" w:rsidR="00FD6A40" w:rsidRDefault="00FD6A40"/>
    <w:p w14:paraId="3FEE99F2" w14:textId="0C0ADFE1" w:rsidR="00FD6A40" w:rsidRPr="00FD6A40" w:rsidRDefault="002D5543">
      <w:pPr>
        <w:rPr>
          <w:u w:val="single"/>
        </w:rPr>
      </w:pPr>
      <w:r>
        <w:rPr>
          <w:u w:val="single"/>
        </w:rPr>
        <w:t>Article</w:t>
      </w:r>
    </w:p>
    <w:p w14:paraId="3F94B00E" w14:textId="1650904B" w:rsidR="00FD6A40" w:rsidRDefault="002D5543">
      <w:pPr>
        <w:rPr>
          <w:rFonts w:cstheme="minorHAnsi"/>
        </w:rPr>
      </w:pPr>
      <w:r>
        <w:rPr>
          <w:rFonts w:cstheme="minorHAnsi"/>
        </w:rPr>
        <w:t>COVID’s next problem will be shortages in the availability of low-skilled laborers</w:t>
      </w:r>
      <w:r w:rsidR="00C73585">
        <w:rPr>
          <w:rFonts w:cstheme="minorHAnsi"/>
        </w:rPr>
        <w:t>,</w:t>
      </w:r>
      <w:r>
        <w:rPr>
          <w:rFonts w:cstheme="minorHAnsi"/>
        </w:rPr>
        <w:t xml:space="preserve"> </w:t>
      </w:r>
      <w:r w:rsidR="00C73585">
        <w:rPr>
          <w:rFonts w:cstheme="minorHAnsi"/>
        </w:rPr>
        <w:t xml:space="preserve">and this could severely </w:t>
      </w:r>
      <w:r>
        <w:rPr>
          <w:rFonts w:cstheme="minorHAnsi"/>
        </w:rPr>
        <w:t>hinder the economic recovery.  How can th</w:t>
      </w:r>
      <w:r w:rsidR="00C73585">
        <w:rPr>
          <w:rFonts w:cstheme="minorHAnsi"/>
        </w:rPr>
        <w:t xml:space="preserve">ere be a shortage in the supply of labor </w:t>
      </w:r>
      <w:r>
        <w:rPr>
          <w:rFonts w:cstheme="minorHAnsi"/>
        </w:rPr>
        <w:t xml:space="preserve">with the unemployment rate hovering around 15%?  </w:t>
      </w:r>
      <w:r w:rsidR="004B4603">
        <w:rPr>
          <w:rFonts w:cstheme="minorHAnsi"/>
        </w:rPr>
        <w:t xml:space="preserve"> </w:t>
      </w:r>
      <w:r>
        <w:rPr>
          <w:rFonts w:cstheme="minorHAnsi"/>
        </w:rPr>
        <w:t>The cause is easy to understand: i</w:t>
      </w:r>
      <w:r w:rsidR="00FD6A40" w:rsidRPr="00436115">
        <w:rPr>
          <w:rFonts w:cstheme="minorHAnsi"/>
        </w:rPr>
        <w:t xml:space="preserve">n order to mitigate the economic impact of the COVID pandemic on the newly unemployed, the CARES Act temporarily enhances and expands unemployment insurance.  Specifically, the law provides an </w:t>
      </w:r>
      <w:r w:rsidR="005B0E62">
        <w:rPr>
          <w:rFonts w:cstheme="minorHAnsi"/>
        </w:rPr>
        <w:t xml:space="preserve">additional </w:t>
      </w:r>
      <w:r w:rsidR="00FD6A40" w:rsidRPr="00436115">
        <w:rPr>
          <w:rFonts w:cstheme="minorHAnsi"/>
        </w:rPr>
        <w:t xml:space="preserve">flat payment of $600 per week to the amount regularly available for unemployment </w:t>
      </w:r>
      <w:r w:rsidR="003C229E">
        <w:rPr>
          <w:rFonts w:cstheme="minorHAnsi"/>
        </w:rPr>
        <w:t xml:space="preserve">insurance </w:t>
      </w:r>
      <w:r w:rsidR="00FD6A40" w:rsidRPr="00436115">
        <w:rPr>
          <w:rFonts w:cstheme="minorHAnsi"/>
        </w:rPr>
        <w:t xml:space="preserve">under </w:t>
      </w:r>
      <w:r w:rsidR="007D22D3" w:rsidRPr="00436115">
        <w:rPr>
          <w:rFonts w:cstheme="minorHAnsi"/>
        </w:rPr>
        <w:lastRenderedPageBreak/>
        <w:t xml:space="preserve">individual </w:t>
      </w:r>
      <w:r w:rsidR="00FD6A40" w:rsidRPr="00436115">
        <w:rPr>
          <w:rFonts w:cstheme="minorHAnsi"/>
        </w:rPr>
        <w:t>state law</w:t>
      </w:r>
      <w:r w:rsidR="007D22D3" w:rsidRPr="00436115">
        <w:rPr>
          <w:rFonts w:cstheme="minorHAnsi"/>
        </w:rPr>
        <w:t>s</w:t>
      </w:r>
      <w:r w:rsidR="006618C6">
        <w:rPr>
          <w:rFonts w:cstheme="minorHAnsi"/>
        </w:rPr>
        <w:t>; t</w:t>
      </w:r>
      <w:r w:rsidR="006618C6" w:rsidRPr="00436115">
        <w:rPr>
          <w:rFonts w:cstheme="minorHAnsi"/>
        </w:rPr>
        <w:t>his provision is in effect through July 31, 2020.</w:t>
      </w:r>
      <w:r w:rsidR="006618C6">
        <w:rPr>
          <w:rFonts w:cstheme="minorHAnsi"/>
        </w:rPr>
        <w:t xml:space="preserve">  For a typical worker, the weekly unemployment benefit is now </w:t>
      </w:r>
      <w:ins w:id="8" w:author="Jake Schneider" w:date="2020-05-22T10:35:00Z">
        <w:r w:rsidR="00723244">
          <w:rPr>
            <w:rFonts w:cstheme="minorHAnsi"/>
          </w:rPr>
          <w:t>about</w:t>
        </w:r>
      </w:ins>
      <w:ins w:id="9" w:author="Jake Schneider" w:date="2020-05-22T10:12:00Z">
        <w:r w:rsidR="00796392">
          <w:rPr>
            <w:rFonts w:cstheme="minorHAnsi"/>
          </w:rPr>
          <w:t xml:space="preserve"> </w:t>
        </w:r>
      </w:ins>
      <w:r w:rsidR="006618C6" w:rsidRPr="006618C6">
        <w:rPr>
          <w:rFonts w:cstheme="minorHAnsi"/>
          <w:color w:val="FF0000"/>
        </w:rPr>
        <w:t>$</w:t>
      </w:r>
      <w:ins w:id="10" w:author="Jake Schneider" w:date="2020-05-22T10:35:00Z">
        <w:r w:rsidR="00723244">
          <w:rPr>
            <w:rFonts w:cstheme="minorHAnsi"/>
            <w:color w:val="FF0000"/>
          </w:rPr>
          <w:t>8</w:t>
        </w:r>
      </w:ins>
      <w:del w:id="11" w:author="Jake Schneider" w:date="2020-05-22T10:35:00Z">
        <w:r w:rsidR="006618C6" w:rsidRPr="006618C6" w:rsidDel="00723244">
          <w:rPr>
            <w:rFonts w:cstheme="minorHAnsi"/>
            <w:color w:val="FF0000"/>
          </w:rPr>
          <w:delText>9</w:delText>
        </w:r>
      </w:del>
      <w:ins w:id="12" w:author="Jake Schneider" w:date="2020-05-22T11:02:00Z">
        <w:r w:rsidR="006879C4">
          <w:rPr>
            <w:rFonts w:cstheme="minorHAnsi"/>
            <w:color w:val="FF0000"/>
          </w:rPr>
          <w:t>5</w:t>
        </w:r>
      </w:ins>
      <w:del w:id="13" w:author="Jake Schneider" w:date="2020-05-22T10:35:00Z">
        <w:r w:rsidR="006618C6" w:rsidRPr="006618C6" w:rsidDel="00723244">
          <w:rPr>
            <w:rFonts w:cstheme="minorHAnsi"/>
            <w:color w:val="FF0000"/>
          </w:rPr>
          <w:delText>0</w:delText>
        </w:r>
      </w:del>
      <w:r w:rsidR="006618C6" w:rsidRPr="006618C6">
        <w:rPr>
          <w:rFonts w:cstheme="minorHAnsi"/>
          <w:color w:val="FF0000"/>
        </w:rPr>
        <w:t xml:space="preserve">0 per week </w:t>
      </w:r>
      <w:del w:id="14" w:author="Jake Schneider" w:date="2020-05-22T10:57:00Z">
        <w:r w:rsidR="006618C6" w:rsidRPr="006618C6" w:rsidDel="006879C4">
          <w:rPr>
            <w:rFonts w:cstheme="minorHAnsi"/>
            <w:color w:val="FF0000"/>
          </w:rPr>
          <w:delText>[Jake to check]</w:delText>
        </w:r>
        <w:r w:rsidR="006618C6" w:rsidDel="006879C4">
          <w:rPr>
            <w:rFonts w:cstheme="minorHAnsi"/>
          </w:rPr>
          <w:delText xml:space="preserve"> </w:delText>
        </w:r>
      </w:del>
      <w:r w:rsidR="006618C6">
        <w:rPr>
          <w:rFonts w:cstheme="minorHAnsi"/>
        </w:rPr>
        <w:t xml:space="preserve">which means that anyone who </w:t>
      </w:r>
      <w:commentRangeStart w:id="15"/>
      <w:r w:rsidR="006618C6">
        <w:rPr>
          <w:rFonts w:cstheme="minorHAnsi"/>
        </w:rPr>
        <w:t xml:space="preserve">makes less than </w:t>
      </w:r>
      <w:ins w:id="16" w:author="Jake Schneider" w:date="2020-05-22T10:35:00Z">
        <w:r w:rsidR="00723244">
          <w:rPr>
            <w:rFonts w:cstheme="minorHAnsi"/>
          </w:rPr>
          <w:t xml:space="preserve">approximately </w:t>
        </w:r>
      </w:ins>
      <w:r w:rsidR="006618C6" w:rsidRPr="006618C6">
        <w:rPr>
          <w:rFonts w:cstheme="minorHAnsi"/>
          <w:color w:val="FF0000"/>
        </w:rPr>
        <w:t>$4</w:t>
      </w:r>
      <w:ins w:id="17" w:author="Jake Schneider" w:date="2020-05-22T10:35:00Z">
        <w:r w:rsidR="00723244">
          <w:rPr>
            <w:rFonts w:cstheme="minorHAnsi"/>
            <w:color w:val="FF0000"/>
          </w:rPr>
          <w:t>0</w:t>
        </w:r>
      </w:ins>
      <w:del w:id="18" w:author="Jake Schneider" w:date="2020-05-22T10:35:00Z">
        <w:r w:rsidR="006618C6" w:rsidRPr="006618C6" w:rsidDel="00723244">
          <w:rPr>
            <w:rFonts w:cstheme="minorHAnsi"/>
            <w:color w:val="FF0000"/>
          </w:rPr>
          <w:delText>5</w:delText>
        </w:r>
      </w:del>
      <w:r w:rsidR="006618C6" w:rsidRPr="006618C6">
        <w:rPr>
          <w:rFonts w:cstheme="minorHAnsi"/>
          <w:color w:val="FF0000"/>
        </w:rPr>
        <w:t xml:space="preserve">,000 </w:t>
      </w:r>
      <w:r w:rsidR="006618C6">
        <w:rPr>
          <w:rFonts w:cstheme="minorHAnsi"/>
        </w:rPr>
        <w:t xml:space="preserve">per year has a </w:t>
      </w:r>
      <w:r w:rsidR="00C73585">
        <w:rPr>
          <w:rFonts w:cstheme="minorHAnsi"/>
        </w:rPr>
        <w:t xml:space="preserve">short-term </w:t>
      </w:r>
      <w:r w:rsidR="006618C6">
        <w:rPr>
          <w:rFonts w:cstheme="minorHAnsi"/>
        </w:rPr>
        <w:t>fina</w:t>
      </w:r>
      <w:r w:rsidR="004B4603">
        <w:rPr>
          <w:rFonts w:cstheme="minorHAnsi"/>
        </w:rPr>
        <w:t>n</w:t>
      </w:r>
      <w:r w:rsidR="006618C6">
        <w:rPr>
          <w:rFonts w:cstheme="minorHAnsi"/>
        </w:rPr>
        <w:t>cial disincentive to return to work.</w:t>
      </w:r>
      <w:ins w:id="19" w:author="Jake Schneider" w:date="2020-05-22T11:02:00Z">
        <w:r w:rsidR="006879C4">
          <w:rPr>
            <w:rStyle w:val="FootnoteReference"/>
            <w:rFonts w:cstheme="minorHAnsi"/>
          </w:rPr>
          <w:footnoteReference w:id="1"/>
        </w:r>
      </w:ins>
      <w:r w:rsidR="006618C6">
        <w:rPr>
          <w:rFonts w:cstheme="minorHAnsi"/>
        </w:rPr>
        <w:t xml:space="preserve">  </w:t>
      </w:r>
      <w:commentRangeEnd w:id="15"/>
      <w:r w:rsidR="00723244">
        <w:rPr>
          <w:rStyle w:val="CommentReference"/>
        </w:rPr>
        <w:commentReference w:id="15"/>
      </w:r>
    </w:p>
    <w:p w14:paraId="1795465D" w14:textId="0E61BD06" w:rsidR="004B4603" w:rsidRDefault="004B4603" w:rsidP="004B4603">
      <w:pPr>
        <w:rPr>
          <w:rFonts w:cstheme="minorHAnsi"/>
        </w:rPr>
      </w:pPr>
      <w:r>
        <w:rPr>
          <w:rFonts w:cstheme="minorHAnsi"/>
        </w:rPr>
        <w:t>We have all heard the stories</w:t>
      </w:r>
      <w:r w:rsidR="00512807">
        <w:rPr>
          <w:rFonts w:cstheme="minorHAnsi"/>
        </w:rPr>
        <w:t xml:space="preserve"> over</w:t>
      </w:r>
      <w:r w:rsidR="00A565A1">
        <w:rPr>
          <w:rFonts w:cstheme="minorHAnsi"/>
        </w:rPr>
        <w:t xml:space="preserve"> the past few weeks</w:t>
      </w:r>
      <w:r w:rsidR="00B50B62">
        <w:rPr>
          <w:rFonts w:cstheme="minorHAnsi"/>
        </w:rPr>
        <w:t>.  Here are a few</w:t>
      </w:r>
      <w:r>
        <w:rPr>
          <w:rFonts w:cstheme="minorHAnsi"/>
        </w:rPr>
        <w:t>:</w:t>
      </w:r>
    </w:p>
    <w:p w14:paraId="54B919F4" w14:textId="348D403E" w:rsidR="004B4603" w:rsidRDefault="004B4603" w:rsidP="004B4603">
      <w:pPr>
        <w:pStyle w:val="ListParagraph"/>
        <w:numPr>
          <w:ilvl w:val="0"/>
          <w:numId w:val="5"/>
        </w:numPr>
        <w:rPr>
          <w:rFonts w:cstheme="minorHAnsi"/>
        </w:rPr>
      </w:pPr>
      <w:r>
        <w:rPr>
          <w:rFonts w:cstheme="minorHAnsi"/>
        </w:rPr>
        <w:t>The swimming pool service company wh</w:t>
      </w:r>
      <w:r w:rsidR="00C73585">
        <w:rPr>
          <w:rFonts w:cstheme="minorHAnsi"/>
        </w:rPr>
        <w:t>ich</w:t>
      </w:r>
      <w:r>
        <w:rPr>
          <w:rFonts w:cstheme="minorHAnsi"/>
        </w:rPr>
        <w:t xml:space="preserve"> has a long backlog of </w:t>
      </w:r>
      <w:r w:rsidR="00C73585">
        <w:rPr>
          <w:rFonts w:cstheme="minorHAnsi"/>
        </w:rPr>
        <w:t>jobs</w:t>
      </w:r>
      <w:r>
        <w:rPr>
          <w:rFonts w:cstheme="minorHAnsi"/>
        </w:rPr>
        <w:t xml:space="preserve"> because workers are making more on employment than </w:t>
      </w:r>
      <w:r w:rsidR="00C73585">
        <w:rPr>
          <w:rFonts w:cstheme="minorHAnsi"/>
        </w:rPr>
        <w:t>t</w:t>
      </w:r>
      <w:r>
        <w:rPr>
          <w:rFonts w:cstheme="minorHAnsi"/>
        </w:rPr>
        <w:t xml:space="preserve">he </w:t>
      </w:r>
      <w:r w:rsidR="00C73585">
        <w:rPr>
          <w:rFonts w:cstheme="minorHAnsi"/>
        </w:rPr>
        <w:t xml:space="preserve">company </w:t>
      </w:r>
      <w:r>
        <w:rPr>
          <w:rFonts w:cstheme="minorHAnsi"/>
        </w:rPr>
        <w:t>can afford to pay them</w:t>
      </w:r>
    </w:p>
    <w:p w14:paraId="5C257A02" w14:textId="3E5930B1" w:rsidR="004B4603" w:rsidRDefault="004B4603" w:rsidP="004B4603">
      <w:pPr>
        <w:pStyle w:val="ListParagraph"/>
        <w:numPr>
          <w:ilvl w:val="0"/>
          <w:numId w:val="5"/>
        </w:numPr>
        <w:rPr>
          <w:rFonts w:cstheme="minorHAnsi"/>
        </w:rPr>
      </w:pPr>
      <w:r>
        <w:rPr>
          <w:rFonts w:cstheme="minorHAnsi"/>
        </w:rPr>
        <w:t xml:space="preserve">The restaurant owner who is </w:t>
      </w:r>
      <w:r w:rsidR="00A565A1">
        <w:rPr>
          <w:rFonts w:cstheme="minorHAnsi"/>
        </w:rPr>
        <w:t xml:space="preserve">planning </w:t>
      </w:r>
      <w:r>
        <w:rPr>
          <w:rFonts w:cstheme="minorHAnsi"/>
        </w:rPr>
        <w:t>to pay her workers under the table until July 31</w:t>
      </w:r>
      <w:r w:rsidRPr="002D5543">
        <w:rPr>
          <w:rFonts w:cstheme="minorHAnsi"/>
          <w:vertAlign w:val="superscript"/>
        </w:rPr>
        <w:t>st</w:t>
      </w:r>
    </w:p>
    <w:p w14:paraId="24C68CCC" w14:textId="569D4CB2" w:rsidR="004B4603" w:rsidRDefault="004B4603" w:rsidP="004B4603">
      <w:pPr>
        <w:pStyle w:val="ListParagraph"/>
        <w:numPr>
          <w:ilvl w:val="0"/>
          <w:numId w:val="5"/>
        </w:numPr>
        <w:rPr>
          <w:rFonts w:cstheme="minorHAnsi"/>
        </w:rPr>
      </w:pPr>
      <w:r>
        <w:rPr>
          <w:rFonts w:cstheme="minorHAnsi"/>
        </w:rPr>
        <w:t xml:space="preserve">The college student who has no financial </w:t>
      </w:r>
      <w:r w:rsidR="00A565A1">
        <w:rPr>
          <w:rFonts w:cstheme="minorHAnsi"/>
        </w:rPr>
        <w:t>motivation</w:t>
      </w:r>
      <w:r>
        <w:rPr>
          <w:rFonts w:cstheme="minorHAnsi"/>
        </w:rPr>
        <w:t xml:space="preserve"> to seek summer </w:t>
      </w:r>
      <w:r w:rsidR="00A565A1">
        <w:rPr>
          <w:rFonts w:cstheme="minorHAnsi"/>
        </w:rPr>
        <w:t>employment</w:t>
      </w:r>
    </w:p>
    <w:p w14:paraId="6B94275F" w14:textId="00680B96" w:rsidR="00B50B62" w:rsidRDefault="00B50B62" w:rsidP="004B4603">
      <w:pPr>
        <w:pStyle w:val="ListParagraph"/>
        <w:numPr>
          <w:ilvl w:val="0"/>
          <w:numId w:val="5"/>
        </w:numPr>
        <w:rPr>
          <w:rFonts w:cstheme="minorHAnsi"/>
        </w:rPr>
      </w:pPr>
      <w:r>
        <w:rPr>
          <w:rFonts w:cstheme="minorHAnsi"/>
        </w:rPr>
        <w:t>The landscaper who is unable to find laborers to service customers</w:t>
      </w:r>
    </w:p>
    <w:p w14:paraId="375309E0" w14:textId="377949FF" w:rsidR="004B4603" w:rsidDel="00796392" w:rsidRDefault="004B4603" w:rsidP="00436115">
      <w:pPr>
        <w:spacing w:after="0" w:line="240" w:lineRule="auto"/>
        <w:rPr>
          <w:del w:id="34" w:author="Jake Schneider" w:date="2020-05-22T10:12:00Z"/>
          <w:rFonts w:cstheme="minorHAnsi"/>
        </w:rPr>
      </w:pPr>
      <w:del w:id="35" w:author="Jake Schneider" w:date="2020-05-22T10:12:00Z">
        <w:r w:rsidDel="00796392">
          <w:rPr>
            <w:rFonts w:cstheme="minorHAnsi"/>
          </w:rPr>
          <w:delText>Etc.</w:delText>
        </w:r>
      </w:del>
    </w:p>
    <w:p w14:paraId="43188DAF" w14:textId="77777777" w:rsidR="00796392" w:rsidRDefault="00796392" w:rsidP="00796392">
      <w:pPr>
        <w:pStyle w:val="ListParagraph"/>
        <w:rPr>
          <w:ins w:id="36" w:author="Jake Schneider" w:date="2020-05-22T10:12:00Z"/>
          <w:rFonts w:cstheme="minorHAnsi"/>
        </w:rPr>
        <w:pPrChange w:id="37" w:author="Jake Schneider" w:date="2020-05-22T10:12:00Z">
          <w:pPr>
            <w:pStyle w:val="ListParagraph"/>
            <w:numPr>
              <w:numId w:val="5"/>
            </w:numPr>
            <w:ind w:hanging="360"/>
          </w:pPr>
        </w:pPrChange>
      </w:pPr>
    </w:p>
    <w:p w14:paraId="2A133A12" w14:textId="4107EF6A" w:rsidR="00FD6A40" w:rsidRDefault="00D07970" w:rsidP="00436115">
      <w:pPr>
        <w:spacing w:after="0" w:line="240" w:lineRule="auto"/>
        <w:rPr>
          <w:rFonts w:eastAsia="Times New Roman" w:cstheme="minorHAnsi"/>
        </w:rPr>
      </w:pPr>
      <w:r>
        <w:rPr>
          <w:rFonts w:eastAsia="Times New Roman" w:cstheme="minorHAnsi"/>
        </w:rPr>
        <w:t>During</w:t>
      </w:r>
      <w:r w:rsidR="00436115">
        <w:rPr>
          <w:rFonts w:eastAsia="Times New Roman" w:cstheme="minorHAnsi"/>
        </w:rPr>
        <w:t xml:space="preserve"> the CARES ACT Senate</w:t>
      </w:r>
      <w:r>
        <w:rPr>
          <w:rFonts w:eastAsia="Times New Roman" w:cstheme="minorHAnsi"/>
        </w:rPr>
        <w:t xml:space="preserve"> debate</w:t>
      </w:r>
      <w:r w:rsidR="00436115">
        <w:rPr>
          <w:rFonts w:eastAsia="Times New Roman" w:cstheme="minorHAnsi"/>
        </w:rPr>
        <w:t>, Senator Benjamin Sasse (R- Nebraska) proposed an amendment</w:t>
      </w:r>
      <w:r>
        <w:rPr>
          <w:rFonts w:eastAsia="Times New Roman" w:cstheme="minorHAnsi"/>
        </w:rPr>
        <w:t xml:space="preserve"> stipulating that</w:t>
      </w:r>
      <w:r w:rsidR="00436115" w:rsidRPr="00436115">
        <w:rPr>
          <w:rFonts w:eastAsia="Times New Roman" w:cstheme="minorHAnsi"/>
        </w:rPr>
        <w:t xml:space="preserve"> </w:t>
      </w:r>
      <w:r>
        <w:rPr>
          <w:rFonts w:eastAsia="Times New Roman" w:cstheme="minorHAnsi"/>
        </w:rPr>
        <w:t xml:space="preserve">supplemental federal </w:t>
      </w:r>
      <w:r w:rsidR="00436115" w:rsidRPr="00436115">
        <w:rPr>
          <w:rFonts w:eastAsia="Times New Roman" w:cstheme="minorHAnsi"/>
        </w:rPr>
        <w:t xml:space="preserve">unemployment </w:t>
      </w:r>
      <w:r w:rsidR="005B0E62">
        <w:rPr>
          <w:rFonts w:eastAsia="Times New Roman" w:cstheme="minorHAnsi"/>
        </w:rPr>
        <w:t>payments</w:t>
      </w:r>
      <w:r w:rsidR="00436115" w:rsidRPr="00436115">
        <w:rPr>
          <w:rFonts w:eastAsia="Times New Roman" w:cstheme="minorHAnsi"/>
        </w:rPr>
        <w:t xml:space="preserve"> not result in individual</w:t>
      </w:r>
      <w:r w:rsidR="00562311">
        <w:rPr>
          <w:rFonts w:eastAsia="Times New Roman" w:cstheme="minorHAnsi"/>
        </w:rPr>
        <w:t>s</w:t>
      </w:r>
      <w:r w:rsidR="00436115" w:rsidRPr="00436115">
        <w:rPr>
          <w:rFonts w:eastAsia="Times New Roman" w:cstheme="minorHAnsi"/>
        </w:rPr>
        <w:t xml:space="preserve"> receiving </w:t>
      </w:r>
      <w:r w:rsidR="00436115">
        <w:rPr>
          <w:rFonts w:eastAsia="Times New Roman" w:cstheme="minorHAnsi"/>
        </w:rPr>
        <w:t>u</w:t>
      </w:r>
      <w:r w:rsidR="00436115" w:rsidRPr="00436115">
        <w:rPr>
          <w:rFonts w:eastAsia="Times New Roman" w:cstheme="minorHAnsi"/>
        </w:rPr>
        <w:t xml:space="preserve">nemployment compensation </w:t>
      </w:r>
      <w:r>
        <w:rPr>
          <w:rFonts w:eastAsia="Times New Roman" w:cstheme="minorHAnsi"/>
        </w:rPr>
        <w:t xml:space="preserve">in excess of </w:t>
      </w:r>
      <w:r w:rsidR="00436115" w:rsidRPr="00436115">
        <w:rPr>
          <w:rFonts w:eastAsia="Times New Roman" w:cstheme="minorHAnsi"/>
        </w:rPr>
        <w:t xml:space="preserve">the amount of wages </w:t>
      </w:r>
      <w:r w:rsidR="005814C9">
        <w:rPr>
          <w:rFonts w:eastAsia="Times New Roman" w:cstheme="minorHAnsi"/>
        </w:rPr>
        <w:t xml:space="preserve">that </w:t>
      </w:r>
      <w:r w:rsidR="00436115" w:rsidRPr="00436115">
        <w:rPr>
          <w:rFonts w:eastAsia="Times New Roman" w:cstheme="minorHAnsi"/>
        </w:rPr>
        <w:t>the</w:t>
      </w:r>
      <w:r w:rsidR="00562311">
        <w:rPr>
          <w:rFonts w:eastAsia="Times New Roman" w:cstheme="minorHAnsi"/>
        </w:rPr>
        <w:t>y earned</w:t>
      </w:r>
      <w:r w:rsidR="00436115" w:rsidRPr="00436115">
        <w:rPr>
          <w:rFonts w:eastAsia="Times New Roman" w:cstheme="minorHAnsi"/>
        </w:rPr>
        <w:t xml:space="preserve"> prior to becoming unemployed.</w:t>
      </w:r>
      <w:r w:rsidR="00436115">
        <w:rPr>
          <w:rFonts w:eastAsia="Times New Roman" w:cstheme="minorHAnsi"/>
        </w:rPr>
        <w:t xml:space="preserve">   The amendment failed to pass largely on a party line vote (48 Yeas, 48 Nays, 4 </w:t>
      </w:r>
      <w:r w:rsidR="00562311">
        <w:rPr>
          <w:rFonts w:eastAsia="Times New Roman" w:cstheme="minorHAnsi"/>
        </w:rPr>
        <w:t>n</w:t>
      </w:r>
      <w:r w:rsidR="00436115">
        <w:rPr>
          <w:rFonts w:eastAsia="Times New Roman" w:cstheme="minorHAnsi"/>
        </w:rPr>
        <w:t xml:space="preserve">ot voting).  </w:t>
      </w:r>
      <w:r w:rsidR="005B0E62">
        <w:rPr>
          <w:rFonts w:eastAsia="Times New Roman" w:cstheme="minorHAnsi"/>
        </w:rPr>
        <w:t xml:space="preserve"> As a consequence, many low wage earners are now receiving unemployment compensation in excess of their prior employment income.</w:t>
      </w:r>
      <w:r w:rsidR="006618C6">
        <w:rPr>
          <w:rFonts w:eastAsia="Times New Roman" w:cstheme="minorHAnsi"/>
        </w:rPr>
        <w:t xml:space="preserve">  How many unemployed workers fall into this category?</w:t>
      </w:r>
    </w:p>
    <w:p w14:paraId="687879EA" w14:textId="70E9FFFD" w:rsidR="006618C6" w:rsidRDefault="006618C6" w:rsidP="00436115">
      <w:pPr>
        <w:spacing w:after="0" w:line="240" w:lineRule="auto"/>
        <w:rPr>
          <w:rFonts w:eastAsia="Times New Roman" w:cstheme="minorHAnsi"/>
        </w:rPr>
      </w:pPr>
    </w:p>
    <w:p w14:paraId="5C0E8206" w14:textId="33355720" w:rsidR="006618C6" w:rsidRDefault="006618C6" w:rsidP="004E37D0">
      <w:pPr>
        <w:rPr>
          <w:ins w:id="38" w:author="Jake Schneider" w:date="2020-05-22T12:49:00Z"/>
        </w:rPr>
      </w:pPr>
      <w:r>
        <w:t xml:space="preserve">It is surprisingly difficult to provide an exact answer to this question </w:t>
      </w:r>
      <w:r w:rsidR="004E37D0">
        <w:t xml:space="preserve">because unemployment insurance is </w:t>
      </w:r>
      <w:r w:rsidR="00B50B62">
        <w:t xml:space="preserve">administered </w:t>
      </w:r>
      <w:r w:rsidR="004E37D0">
        <w:t xml:space="preserve">at the state level and the base level of unemployment insurance varies by state. </w:t>
      </w:r>
      <w:r w:rsidR="00D96C49">
        <w:t xml:space="preserve"> </w:t>
      </w:r>
      <w:r w:rsidR="00C73585">
        <w:t>Moreover</w:t>
      </w:r>
      <w:r w:rsidR="00D96C49">
        <w:t xml:space="preserve">, data capture and reporting on the prior earnings of the newly unemployed is sparse and incomplete in most states.  </w:t>
      </w:r>
      <w:r w:rsidR="004E37D0">
        <w:t>However,</w:t>
      </w:r>
      <w:r>
        <w:t xml:space="preserve"> we estimate the </w:t>
      </w:r>
      <w:r w:rsidR="00E22EDA">
        <w:t xml:space="preserve">number </w:t>
      </w:r>
      <w:r w:rsidR="00B50B62">
        <w:t xml:space="preserve">of workers who presently receive UI in excess of their prior wages </w:t>
      </w:r>
      <w:r>
        <w:t>at</w:t>
      </w:r>
      <w:ins w:id="39" w:author="Jake Schneider" w:date="2020-05-22T10:45:00Z">
        <w:r w:rsidR="00625FEA">
          <w:t xml:space="preserve"> between</w:t>
        </w:r>
      </w:ins>
      <w:r>
        <w:t xml:space="preserve"> approximately </w:t>
      </w:r>
      <w:del w:id="40" w:author="Jake Schneider" w:date="2020-05-22T10:45:00Z">
        <w:r w:rsidRPr="006618C6" w:rsidDel="00625FEA">
          <w:rPr>
            <w:color w:val="FF0000"/>
          </w:rPr>
          <w:delText xml:space="preserve">12 </w:delText>
        </w:r>
      </w:del>
      <w:ins w:id="41" w:author="Jake Schneider" w:date="2020-05-22T10:45:00Z">
        <w:r w:rsidR="00625FEA">
          <w:rPr>
            <w:color w:val="FF0000"/>
          </w:rPr>
          <w:t>15</w:t>
        </w:r>
        <w:r w:rsidR="00625FEA" w:rsidRPr="006618C6">
          <w:rPr>
            <w:color w:val="FF0000"/>
          </w:rPr>
          <w:t xml:space="preserve"> </w:t>
        </w:r>
      </w:ins>
      <w:r w:rsidRPr="006618C6">
        <w:rPr>
          <w:color w:val="FF0000"/>
        </w:rPr>
        <w:t>million</w:t>
      </w:r>
      <w:ins w:id="42" w:author="Jake Schneider" w:date="2020-05-22T10:45:00Z">
        <w:r w:rsidR="00625FEA">
          <w:rPr>
            <w:color w:val="FF0000"/>
          </w:rPr>
          <w:t xml:space="preserve"> and 23</w:t>
        </w:r>
      </w:ins>
      <w:r w:rsidRPr="006618C6">
        <w:rPr>
          <w:color w:val="FF0000"/>
        </w:rPr>
        <w:t xml:space="preserve"> </w:t>
      </w:r>
      <w:r>
        <w:t xml:space="preserve">persons.   This </w:t>
      </w:r>
      <w:r w:rsidR="004E37D0">
        <w:t>figure was calculated by multiplying the total number (</w:t>
      </w:r>
      <w:del w:id="43" w:author="Jake Schneider" w:date="2020-05-22T10:52:00Z">
        <w:r w:rsidR="004E37D0" w:rsidRPr="004E37D0" w:rsidDel="00625FEA">
          <w:rPr>
            <w:color w:val="FF0000"/>
          </w:rPr>
          <w:delText xml:space="preserve">20 </w:delText>
        </w:r>
      </w:del>
      <w:ins w:id="44" w:author="Jake Schneider" w:date="2020-05-22T10:52:00Z">
        <w:r w:rsidR="00625FEA">
          <w:rPr>
            <w:color w:val="FF0000"/>
          </w:rPr>
          <w:t>38.6</w:t>
        </w:r>
        <w:r w:rsidR="00625FEA" w:rsidRPr="004E37D0">
          <w:rPr>
            <w:color w:val="FF0000"/>
          </w:rPr>
          <w:t xml:space="preserve"> </w:t>
        </w:r>
      </w:ins>
      <w:r w:rsidR="004E37D0" w:rsidRPr="004E37D0">
        <w:rPr>
          <w:color w:val="FF0000"/>
        </w:rPr>
        <w:t>million</w:t>
      </w:r>
      <w:r w:rsidR="004E37D0">
        <w:t xml:space="preserve">) of newly unemployed persons since </w:t>
      </w:r>
      <w:del w:id="45" w:author="Jake Schneider" w:date="2020-05-22T10:50:00Z">
        <w:r w:rsidR="004E37D0" w:rsidDel="00625FEA">
          <w:delText>CARES went into effect</w:delText>
        </w:r>
      </w:del>
      <w:ins w:id="46" w:author="Jake Schneider" w:date="2020-05-22T10:50:00Z">
        <w:r w:rsidR="00625FEA">
          <w:t>the unset of the Coronavirus during the week ending on March 21</w:t>
        </w:r>
      </w:ins>
      <w:ins w:id="47" w:author="Jake Schneider" w:date="2020-05-22T10:51:00Z">
        <w:r w:rsidR="00625FEA">
          <w:t>, 2020</w:t>
        </w:r>
      </w:ins>
      <w:r w:rsidR="004E37D0">
        <w:t xml:space="preserve"> by </w:t>
      </w:r>
      <w:r w:rsidR="00DA10AC">
        <w:t xml:space="preserve">an estimate of </w:t>
      </w:r>
      <w:r w:rsidR="004E37D0">
        <w:t>the percentage of these workers (</w:t>
      </w:r>
      <w:ins w:id="48" w:author="Jake Schneider" w:date="2020-05-22T10:51:00Z">
        <w:r w:rsidR="00625FEA">
          <w:t xml:space="preserve">39% for households and </w:t>
        </w:r>
      </w:ins>
      <w:r w:rsidR="004E37D0" w:rsidRPr="004E37D0">
        <w:rPr>
          <w:color w:val="FF0000"/>
        </w:rPr>
        <w:t>60%</w:t>
      </w:r>
      <w:ins w:id="49" w:author="Jake Schneider" w:date="2020-05-22T10:51:00Z">
        <w:r w:rsidR="00625FEA">
          <w:rPr>
            <w:color w:val="FF0000"/>
          </w:rPr>
          <w:t xml:space="preserve"> for individuals</w:t>
        </w:r>
      </w:ins>
      <w:r w:rsidR="004E37D0">
        <w:t>) who ma</w:t>
      </w:r>
      <w:r w:rsidR="00E22EDA">
        <w:t>ke</w:t>
      </w:r>
      <w:r w:rsidR="004E37D0">
        <w:t xml:space="preserve"> less than $4</w:t>
      </w:r>
      <w:ins w:id="50" w:author="Jake Schneider" w:date="2020-05-22T10:51:00Z">
        <w:r w:rsidR="00625FEA">
          <w:t>0</w:t>
        </w:r>
      </w:ins>
      <w:del w:id="51" w:author="Jake Schneider" w:date="2020-05-22T10:51:00Z">
        <w:r w:rsidR="004E37D0" w:rsidDel="00625FEA">
          <w:delText>5</w:delText>
        </w:r>
      </w:del>
      <w:r w:rsidR="004E37D0">
        <w:t xml:space="preserve">,000 </w:t>
      </w:r>
      <w:commentRangeStart w:id="52"/>
      <w:commentRangeStart w:id="53"/>
      <w:r w:rsidR="004E37D0">
        <w:t>annually</w:t>
      </w:r>
      <w:commentRangeEnd w:id="52"/>
      <w:r w:rsidR="00DA10AC">
        <w:rPr>
          <w:rStyle w:val="CommentReference"/>
        </w:rPr>
        <w:commentReference w:id="52"/>
      </w:r>
      <w:commentRangeEnd w:id="53"/>
      <w:r w:rsidR="00625FEA">
        <w:rPr>
          <w:rStyle w:val="CommentReference"/>
        </w:rPr>
        <w:commentReference w:id="53"/>
      </w:r>
      <w:r w:rsidR="004E37D0">
        <w:t>.</w:t>
      </w:r>
      <w:ins w:id="54" w:author="Jake Schneider" w:date="2020-05-22T10:51:00Z">
        <w:r w:rsidR="00625FEA">
          <w:rPr>
            <w:rStyle w:val="FootnoteReference"/>
          </w:rPr>
          <w:footnoteReference w:id="2"/>
        </w:r>
      </w:ins>
      <w:r w:rsidR="004E37D0">
        <w:t xml:space="preserve">  </w:t>
      </w:r>
    </w:p>
    <w:p w14:paraId="205C31DB" w14:textId="0BF16020" w:rsidR="00230AF9" w:rsidRDefault="00230AF9" w:rsidP="004E37D0">
      <w:pPr>
        <w:rPr>
          <w:ins w:id="57" w:author="Jake Schneider" w:date="2020-05-22T12:49:00Z"/>
        </w:rPr>
      </w:pPr>
    </w:p>
    <w:p w14:paraId="46015CA1" w14:textId="2A3A4224" w:rsidR="00230AF9" w:rsidRPr="00230AF9" w:rsidRDefault="00230AF9" w:rsidP="00230AF9">
      <w:pPr>
        <w:keepNext/>
        <w:rPr>
          <w:rPrChange w:id="58" w:author="Jake Schneider" w:date="2020-05-22T12:50:00Z">
            <w:rPr>
              <w:rFonts w:eastAsia="Times New Roman" w:cstheme="minorHAnsi"/>
            </w:rPr>
          </w:rPrChange>
        </w:rPr>
        <w:pPrChange w:id="59" w:author="Jake Schneider" w:date="2020-05-22T12:50:00Z">
          <w:pPr/>
        </w:pPrChange>
      </w:pPr>
      <w:ins w:id="60" w:author="Jake Schneider" w:date="2020-05-22T12:49:00Z">
        <w:r>
          <w:rPr>
            <w:rFonts w:eastAsia="Times New Roman" w:cstheme="minorHAnsi"/>
            <w:noProof/>
          </w:rPr>
          <w:lastRenderedPageBreak/>
          <w:drawing>
            <wp:inline distT="0" distB="0" distL="0" distR="0" wp14:anchorId="7418106A" wp14:editId="4ECB876C">
              <wp:extent cx="5943600" cy="3605530"/>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ual Household Income Chart April 2020 (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ins>
    </w:p>
    <w:p w14:paraId="3EA79BFB" w14:textId="77777777" w:rsidR="009C39F9" w:rsidRDefault="009C39F9" w:rsidP="00436115">
      <w:pPr>
        <w:spacing w:after="0" w:line="240" w:lineRule="auto"/>
        <w:rPr>
          <w:rFonts w:eastAsia="Times New Roman" w:cstheme="minorHAnsi"/>
        </w:rPr>
      </w:pPr>
    </w:p>
    <w:p w14:paraId="6FC49DB4" w14:textId="1E450ABB" w:rsidR="00277F2A" w:rsidRDefault="004E37D0" w:rsidP="00277F2A">
      <w:pPr>
        <w:spacing w:after="0" w:line="240" w:lineRule="auto"/>
        <w:rPr>
          <w:rFonts w:eastAsia="Times New Roman" w:cstheme="minorHAnsi"/>
        </w:rPr>
      </w:pPr>
      <w:r>
        <w:rPr>
          <w:rFonts w:eastAsia="Times New Roman" w:cstheme="minorHAnsi"/>
        </w:rPr>
        <w:t xml:space="preserve">The authors recognize than many of these </w:t>
      </w:r>
      <w:r w:rsidRPr="001942AA">
        <w:rPr>
          <w:rFonts w:eastAsia="Times New Roman" w:cstheme="minorHAnsi"/>
          <w:color w:val="FF0000"/>
        </w:rPr>
        <w:t>1</w:t>
      </w:r>
      <w:ins w:id="61" w:author="Jake Schneider" w:date="2020-05-22T10:52:00Z">
        <w:r w:rsidR="00625FEA">
          <w:rPr>
            <w:rFonts w:eastAsia="Times New Roman" w:cstheme="minorHAnsi"/>
            <w:color w:val="FF0000"/>
          </w:rPr>
          <w:t>5</w:t>
        </w:r>
      </w:ins>
      <w:ins w:id="62" w:author="Jake Schneider" w:date="2020-05-22T10:53:00Z">
        <w:r w:rsidR="00625FEA">
          <w:rPr>
            <w:rFonts w:eastAsia="Times New Roman" w:cstheme="minorHAnsi"/>
            <w:color w:val="FF0000"/>
          </w:rPr>
          <w:t xml:space="preserve"> to 23</w:t>
        </w:r>
      </w:ins>
      <w:del w:id="63" w:author="Jake Schneider" w:date="2020-05-22T10:52:00Z">
        <w:r w:rsidRPr="001942AA" w:rsidDel="00625FEA">
          <w:rPr>
            <w:rFonts w:eastAsia="Times New Roman" w:cstheme="minorHAnsi"/>
            <w:color w:val="FF0000"/>
          </w:rPr>
          <w:delText>2</w:delText>
        </w:r>
      </w:del>
      <w:r w:rsidRPr="001942AA">
        <w:rPr>
          <w:rFonts w:eastAsia="Times New Roman" w:cstheme="minorHAnsi"/>
          <w:color w:val="FF0000"/>
        </w:rPr>
        <w:t xml:space="preserve"> million</w:t>
      </w:r>
      <w:r>
        <w:rPr>
          <w:rFonts w:eastAsia="Times New Roman" w:cstheme="minorHAnsi"/>
        </w:rPr>
        <w:t xml:space="preserve"> persons </w:t>
      </w:r>
      <w:r w:rsidR="00000653">
        <w:rPr>
          <w:rFonts w:eastAsia="Times New Roman" w:cstheme="minorHAnsi"/>
        </w:rPr>
        <w:t xml:space="preserve">are unable </w:t>
      </w:r>
      <w:r>
        <w:rPr>
          <w:rFonts w:eastAsia="Times New Roman" w:cstheme="minorHAnsi"/>
        </w:rPr>
        <w:t xml:space="preserve">to </w:t>
      </w:r>
      <w:r w:rsidR="00000653">
        <w:rPr>
          <w:rFonts w:eastAsia="Times New Roman" w:cstheme="minorHAnsi"/>
        </w:rPr>
        <w:t xml:space="preserve">return to </w:t>
      </w:r>
      <w:r>
        <w:rPr>
          <w:rFonts w:eastAsia="Times New Roman" w:cstheme="minorHAnsi"/>
        </w:rPr>
        <w:t xml:space="preserve">work even without the financial disincentive.  For example, many </w:t>
      </w:r>
      <w:r w:rsidR="007C197F">
        <w:rPr>
          <w:rFonts w:eastAsia="Times New Roman" w:cstheme="minorHAnsi"/>
        </w:rPr>
        <w:t xml:space="preserve">unemployed </w:t>
      </w:r>
      <w:r>
        <w:rPr>
          <w:rFonts w:eastAsia="Times New Roman" w:cstheme="minorHAnsi"/>
        </w:rPr>
        <w:t xml:space="preserve">need to care for family members impacted by COVID or work for employers that are still closed.  Additionally, there are </w:t>
      </w:r>
      <w:r w:rsidR="00FC175E">
        <w:rPr>
          <w:rFonts w:eastAsia="Times New Roman" w:cstheme="minorHAnsi"/>
        </w:rPr>
        <w:t>surely millions of u</w:t>
      </w:r>
      <w:r>
        <w:rPr>
          <w:rFonts w:eastAsia="Times New Roman" w:cstheme="minorHAnsi"/>
        </w:rPr>
        <w:t>nemployed who make less than $</w:t>
      </w:r>
      <w:r w:rsidRPr="001942AA">
        <w:rPr>
          <w:rFonts w:eastAsia="Times New Roman" w:cstheme="minorHAnsi"/>
          <w:color w:val="FF0000"/>
        </w:rPr>
        <w:t>4</w:t>
      </w:r>
      <w:ins w:id="64" w:author="Jake Schneider" w:date="2020-05-22T10:53:00Z">
        <w:r w:rsidR="00625FEA">
          <w:rPr>
            <w:rFonts w:eastAsia="Times New Roman" w:cstheme="minorHAnsi"/>
            <w:color w:val="FF0000"/>
          </w:rPr>
          <w:t>0</w:t>
        </w:r>
      </w:ins>
      <w:del w:id="65" w:author="Jake Schneider" w:date="2020-05-22T10:53:00Z">
        <w:r w:rsidRPr="001942AA" w:rsidDel="00625FEA">
          <w:rPr>
            <w:rFonts w:eastAsia="Times New Roman" w:cstheme="minorHAnsi"/>
            <w:color w:val="FF0000"/>
          </w:rPr>
          <w:delText>5</w:delText>
        </w:r>
      </w:del>
      <w:r w:rsidRPr="001942AA">
        <w:rPr>
          <w:rFonts w:eastAsia="Times New Roman" w:cstheme="minorHAnsi"/>
          <w:color w:val="FF0000"/>
        </w:rPr>
        <w:t xml:space="preserve">,000 </w:t>
      </w:r>
      <w:r>
        <w:rPr>
          <w:rFonts w:eastAsia="Times New Roman" w:cstheme="minorHAnsi"/>
        </w:rPr>
        <w:t xml:space="preserve">per year </w:t>
      </w:r>
      <w:r w:rsidR="00FC175E">
        <w:rPr>
          <w:rFonts w:eastAsia="Times New Roman" w:cstheme="minorHAnsi"/>
        </w:rPr>
        <w:t xml:space="preserve">who </w:t>
      </w:r>
      <w:r w:rsidR="00277F2A">
        <w:rPr>
          <w:rFonts w:eastAsia="Times New Roman" w:cstheme="minorHAnsi"/>
        </w:rPr>
        <w:t>would prefer to return to work for a variety of reasons including:</w:t>
      </w:r>
    </w:p>
    <w:p w14:paraId="0B5AE6E0" w14:textId="77777777" w:rsidR="00277F2A" w:rsidRDefault="00277F2A" w:rsidP="00277F2A">
      <w:pPr>
        <w:spacing w:after="0" w:line="240" w:lineRule="auto"/>
        <w:rPr>
          <w:rFonts w:eastAsia="Times New Roman" w:cstheme="minorHAnsi"/>
        </w:rPr>
      </w:pPr>
    </w:p>
    <w:p w14:paraId="0DEF4789" w14:textId="18CDFCEA" w:rsidR="009C39F9" w:rsidRDefault="00277F2A" w:rsidP="00277F2A">
      <w:pPr>
        <w:pStyle w:val="ListParagraph"/>
        <w:numPr>
          <w:ilvl w:val="0"/>
          <w:numId w:val="6"/>
        </w:numPr>
        <w:spacing w:after="0" w:line="240" w:lineRule="auto"/>
      </w:pPr>
      <w:r>
        <w:t>Feeling the s</w:t>
      </w:r>
      <w:r w:rsidR="009C39F9">
        <w:t>ense of self-worth</w:t>
      </w:r>
      <w:r>
        <w:t xml:space="preserve"> that employment provides</w:t>
      </w:r>
    </w:p>
    <w:p w14:paraId="2F981502" w14:textId="260BFD13" w:rsidR="009C39F9" w:rsidRDefault="00277F2A" w:rsidP="009C39F9">
      <w:pPr>
        <w:pStyle w:val="ListParagraph"/>
        <w:numPr>
          <w:ilvl w:val="0"/>
          <w:numId w:val="1"/>
        </w:numPr>
        <w:spacing w:after="0" w:line="240" w:lineRule="auto"/>
      </w:pPr>
      <w:r>
        <w:t>Achieving l</w:t>
      </w:r>
      <w:r w:rsidR="009C39F9">
        <w:t>ong</w:t>
      </w:r>
      <w:r>
        <w:t>-</w:t>
      </w:r>
      <w:r w:rsidR="009C39F9">
        <w:t xml:space="preserve">term </w:t>
      </w:r>
      <w:r>
        <w:t xml:space="preserve">occupational goals </w:t>
      </w:r>
    </w:p>
    <w:p w14:paraId="786AB714" w14:textId="697DE831" w:rsidR="009C39F9" w:rsidRDefault="009C39F9" w:rsidP="009C39F9">
      <w:pPr>
        <w:pStyle w:val="ListParagraph"/>
        <w:numPr>
          <w:ilvl w:val="0"/>
          <w:numId w:val="1"/>
        </w:numPr>
        <w:spacing w:after="0" w:line="240" w:lineRule="auto"/>
      </w:pPr>
      <w:r>
        <w:t xml:space="preserve">Retaining  </w:t>
      </w:r>
      <w:r w:rsidR="00277F2A">
        <w:t xml:space="preserve">their </w:t>
      </w:r>
      <w:r>
        <w:t>job/income</w:t>
      </w:r>
      <w:r w:rsidR="00277F2A">
        <w:t xml:space="preserve"> for the longer term beyond July 31st</w:t>
      </w:r>
    </w:p>
    <w:p w14:paraId="30FE73CD" w14:textId="03C96554" w:rsidR="009C39F9" w:rsidRDefault="00277F2A" w:rsidP="009C39F9">
      <w:pPr>
        <w:pStyle w:val="ListParagraph"/>
        <w:numPr>
          <w:ilvl w:val="0"/>
          <w:numId w:val="1"/>
        </w:numPr>
        <w:spacing w:after="0" w:line="240" w:lineRule="auto"/>
      </w:pPr>
      <w:r>
        <w:t>Making a larger c</w:t>
      </w:r>
      <w:r w:rsidR="009C39F9">
        <w:t xml:space="preserve">ontribution </w:t>
      </w:r>
      <w:r w:rsidR="00FD0C19">
        <w:t>to</w:t>
      </w:r>
      <w:r w:rsidR="009C39F9">
        <w:t xml:space="preserve"> the world</w:t>
      </w:r>
    </w:p>
    <w:p w14:paraId="2CAD4AED" w14:textId="76B7D922" w:rsidR="009C39F9" w:rsidRDefault="00277F2A" w:rsidP="009C39F9">
      <w:pPr>
        <w:pStyle w:val="ListParagraph"/>
        <w:numPr>
          <w:ilvl w:val="0"/>
          <w:numId w:val="1"/>
        </w:numPr>
        <w:spacing w:after="0" w:line="240" w:lineRule="auto"/>
      </w:pPr>
      <w:r>
        <w:t>Experiencing companionship and a</w:t>
      </w:r>
      <w:r w:rsidR="009C39F9">
        <w:t xml:space="preserve">ffiliation with </w:t>
      </w:r>
      <w:r>
        <w:t xml:space="preserve">their </w:t>
      </w:r>
      <w:r w:rsidR="009C39F9">
        <w:t>work team</w:t>
      </w:r>
    </w:p>
    <w:p w14:paraId="0F203C91" w14:textId="38F445CC" w:rsidR="009C39F9" w:rsidDel="00625FEA" w:rsidRDefault="009C39F9" w:rsidP="009C39F9">
      <w:pPr>
        <w:pStyle w:val="ListParagraph"/>
        <w:numPr>
          <w:ilvl w:val="0"/>
          <w:numId w:val="1"/>
        </w:numPr>
        <w:spacing w:after="0" w:line="240" w:lineRule="auto"/>
        <w:rPr>
          <w:del w:id="66" w:author="Jake Schneider" w:date="2020-05-22T10:53:00Z"/>
        </w:rPr>
      </w:pPr>
      <w:del w:id="67" w:author="Jake Schneider" w:date="2020-05-22T10:53:00Z">
        <w:r w:rsidDel="00625FEA">
          <w:delText>Etc.</w:delText>
        </w:r>
      </w:del>
    </w:p>
    <w:p w14:paraId="62C051AD" w14:textId="77777777" w:rsidR="009C39F9" w:rsidRDefault="009C39F9" w:rsidP="009C39F9">
      <w:pPr>
        <w:spacing w:after="0" w:line="240" w:lineRule="auto"/>
      </w:pPr>
    </w:p>
    <w:p w14:paraId="45964499" w14:textId="321F5253" w:rsidR="00F41BDA" w:rsidRDefault="00F41BDA" w:rsidP="00F41BDA">
      <w:r>
        <w:t xml:space="preserve">Although these non-monetary incentives are powerful, we argue that there are </w:t>
      </w:r>
      <w:r w:rsidR="009C39F9">
        <w:t>several categories of workers w</w:t>
      </w:r>
      <w:r w:rsidR="00562311">
        <w:t>h</w:t>
      </w:r>
      <w:r w:rsidR="009C39F9">
        <w:t xml:space="preserve">ere some of these </w:t>
      </w:r>
      <w:r w:rsidR="00512807">
        <w:t>motivations</w:t>
      </w:r>
      <w:r w:rsidR="009C39F9">
        <w:t xml:space="preserve"> are less </w:t>
      </w:r>
      <w:r w:rsidR="00B30ED8">
        <w:t>important</w:t>
      </w:r>
      <w:r>
        <w:t xml:space="preserve">.  Among these categories include: </w:t>
      </w:r>
      <w:r w:rsidR="009C39F9">
        <w:t xml:space="preserve"> </w:t>
      </w:r>
      <w:r>
        <w:t>s</w:t>
      </w:r>
      <w:r w:rsidR="009C39F9">
        <w:t>easonal workers</w:t>
      </w:r>
      <w:ins w:id="68" w:author="Jake Schneider" w:date="2020-05-22T10:54:00Z">
        <w:r w:rsidR="00625FEA">
          <w:t>,</w:t>
        </w:r>
      </w:ins>
      <w:del w:id="69" w:author="Jake Schneider" w:date="2020-05-22T10:54:00Z">
        <w:r w:rsidDel="00625FEA">
          <w:delText>;</w:delText>
        </w:r>
      </w:del>
      <w:r>
        <w:t xml:space="preserve"> t</w:t>
      </w:r>
      <w:r w:rsidR="009C39F9">
        <w:t>emporary employees</w:t>
      </w:r>
      <w:ins w:id="70" w:author="Jake Schneider" w:date="2020-05-22T10:54:00Z">
        <w:r w:rsidR="00625FEA">
          <w:t>,</w:t>
        </w:r>
      </w:ins>
      <w:del w:id="71" w:author="Jake Schneider" w:date="2020-05-22T10:54:00Z">
        <w:r w:rsidDel="00625FEA">
          <w:delText>;</w:delText>
        </w:r>
      </w:del>
      <w:r>
        <w:t xml:space="preserve"> g</w:t>
      </w:r>
      <w:r w:rsidR="009C39F9">
        <w:t>ig workers</w:t>
      </w:r>
      <w:ins w:id="72" w:author="Jake Schneider" w:date="2020-05-22T10:54:00Z">
        <w:r w:rsidR="00625FEA">
          <w:t>,</w:t>
        </w:r>
      </w:ins>
      <w:del w:id="73" w:author="Jake Schneider" w:date="2020-05-22T10:54:00Z">
        <w:r w:rsidDel="00625FEA">
          <w:delText>;</w:delText>
        </w:r>
      </w:del>
      <w:r>
        <w:t xml:space="preserve"> </w:t>
      </w:r>
      <w:r w:rsidR="00E22EDA">
        <w:t>students</w:t>
      </w:r>
      <w:ins w:id="74" w:author="Jake Schneider" w:date="2020-05-22T10:54:00Z">
        <w:r w:rsidR="00625FEA">
          <w:t>,</w:t>
        </w:r>
      </w:ins>
      <w:del w:id="75" w:author="Jake Schneider" w:date="2020-05-22T10:54:00Z">
        <w:r w:rsidR="00E22EDA" w:rsidDel="00625FEA">
          <w:delText>;</w:delText>
        </w:r>
      </w:del>
      <w:r w:rsidR="00E22EDA">
        <w:t xml:space="preserve"> </w:t>
      </w:r>
      <w:r>
        <w:t>and c</w:t>
      </w:r>
      <w:r w:rsidR="005814C9">
        <w:t xml:space="preserve">ertain </w:t>
      </w:r>
      <w:r>
        <w:t>groups</w:t>
      </w:r>
      <w:r w:rsidR="005814C9">
        <w:t xml:space="preserve"> of u</w:t>
      </w:r>
      <w:r w:rsidR="009C39F9">
        <w:t>nskilled labor</w:t>
      </w:r>
      <w:r w:rsidR="00562311">
        <w:t>ers</w:t>
      </w:r>
      <w:r>
        <w:t xml:space="preserve">.  </w:t>
      </w:r>
      <w:del w:id="76" w:author="Jake Schneider" w:date="2020-05-22T10:54:00Z">
        <w:r w:rsidDel="00625FEA">
          <w:delText xml:space="preserve">So </w:delText>
        </w:r>
      </w:del>
      <w:ins w:id="77" w:author="Jake Schneider" w:date="2020-05-22T10:54:00Z">
        <w:r w:rsidR="00625FEA">
          <w:t>Given these additional factors,</w:t>
        </w:r>
        <w:r w:rsidR="00625FEA">
          <w:t xml:space="preserve"> </w:t>
        </w:r>
      </w:ins>
      <w:r>
        <w:t xml:space="preserve">what can the </w:t>
      </w:r>
      <w:r w:rsidR="00B30ED8">
        <w:t xml:space="preserve">federal </w:t>
      </w:r>
      <w:r>
        <w:t xml:space="preserve">government do to mitigate </w:t>
      </w:r>
      <w:r w:rsidR="00B30ED8">
        <w:t xml:space="preserve">an </w:t>
      </w:r>
      <w:r>
        <w:t>individual’</w:t>
      </w:r>
      <w:r w:rsidR="00B30ED8">
        <w:t>s</w:t>
      </w:r>
      <w:r>
        <w:t xml:space="preserve"> financial</w:t>
      </w:r>
      <w:del w:id="78" w:author="Jake Schneider" w:date="2020-05-22T10:54:00Z">
        <w:r w:rsidDel="00625FEA">
          <w:delText xml:space="preserve"> </w:delText>
        </w:r>
      </w:del>
      <w:r>
        <w:t xml:space="preserve"> disincentive to return to work?</w:t>
      </w:r>
    </w:p>
    <w:p w14:paraId="3C5867BA" w14:textId="59039D0A" w:rsidR="009C39F9" w:rsidRDefault="009C39F9" w:rsidP="00C95AA9">
      <w:r>
        <w:t xml:space="preserve">The federal supplement to </w:t>
      </w:r>
      <w:r w:rsidR="00F41BDA">
        <w:t xml:space="preserve">unemployment insurance </w:t>
      </w:r>
      <w:r>
        <w:t xml:space="preserve">is </w:t>
      </w:r>
      <w:r w:rsidR="00F41BDA">
        <w:t xml:space="preserve">in </w:t>
      </w:r>
      <w:r>
        <w:t>place until July 31</w:t>
      </w:r>
      <w:r w:rsidRPr="009C39F9">
        <w:rPr>
          <w:vertAlign w:val="superscript"/>
        </w:rPr>
        <w:t>st</w:t>
      </w:r>
      <w:r>
        <w:t xml:space="preserve"> and it is both unwise and politically i</w:t>
      </w:r>
      <w:r w:rsidR="005B0E62">
        <w:t>nfeasible</w:t>
      </w:r>
      <w:r>
        <w:t xml:space="preserve"> to repeal this provision. </w:t>
      </w:r>
      <w:del w:id="79" w:author="Jake Schneider" w:date="2020-05-22T10:54:00Z">
        <w:r w:rsidDel="00625FEA">
          <w:delText xml:space="preserve"> </w:delText>
        </w:r>
      </w:del>
      <w:r w:rsidR="00041037">
        <w:t xml:space="preserve">In fact, one can </w:t>
      </w:r>
      <w:r w:rsidR="00F41BDA">
        <w:t xml:space="preserve">make a solid argument </w:t>
      </w:r>
      <w:r w:rsidR="00041037">
        <w:t xml:space="preserve">that </w:t>
      </w:r>
      <w:r w:rsidR="00F41BDA">
        <w:t xml:space="preserve">the </w:t>
      </w:r>
      <w:r w:rsidR="00041037">
        <w:t xml:space="preserve">July 31 </w:t>
      </w:r>
      <w:r w:rsidR="00F41BDA">
        <w:t xml:space="preserve">deadline </w:t>
      </w:r>
      <w:r w:rsidR="00041037">
        <w:t xml:space="preserve">should be extended if large swaths of occupations remain unable to return to work.  </w:t>
      </w:r>
      <w:r w:rsidR="00B30ED8">
        <w:t xml:space="preserve">Clearly, a repeal of the </w:t>
      </w:r>
      <w:r w:rsidR="007C197F">
        <w:t xml:space="preserve">supplemental </w:t>
      </w:r>
      <w:r w:rsidR="00B30ED8">
        <w:t xml:space="preserve">UI provision of CARES is a </w:t>
      </w:r>
      <w:ins w:id="80" w:author="Jake Schneider" w:date="2020-05-22T11:12:00Z">
        <w:r w:rsidR="006B4FDE">
          <w:t xml:space="preserve">political </w:t>
        </w:r>
      </w:ins>
      <w:r w:rsidR="00B30ED8">
        <w:t>non-starter.</w:t>
      </w:r>
      <w:ins w:id="81" w:author="Jake Schneider" w:date="2020-05-22T10:55:00Z">
        <w:r w:rsidR="00625FEA">
          <w:t xml:space="preserve"> </w:t>
        </w:r>
      </w:ins>
    </w:p>
    <w:p w14:paraId="269025E9" w14:textId="728249B5" w:rsidR="009C39F9" w:rsidRDefault="00B30ED8">
      <w:r>
        <w:t>Instead, we believe that the federal government needs to provide an income boost to low income wage earners who return to work before July 31</w:t>
      </w:r>
      <w:r w:rsidRPr="00B30ED8">
        <w:rPr>
          <w:vertAlign w:val="superscript"/>
        </w:rPr>
        <w:t>st</w:t>
      </w:r>
      <w:r>
        <w:t xml:space="preserve">.  We have </w:t>
      </w:r>
      <w:r w:rsidR="003B2D00">
        <w:t>2</w:t>
      </w:r>
      <w:r>
        <w:t xml:space="preserve"> ideas as to how this can work</w:t>
      </w:r>
      <w:r w:rsidR="00E22EDA">
        <w:t xml:space="preserve"> as follows</w:t>
      </w:r>
      <w:r>
        <w:t>:</w:t>
      </w:r>
    </w:p>
    <w:p w14:paraId="0AF7784B" w14:textId="54DDA65B" w:rsidR="00512807" w:rsidDel="00122E08" w:rsidRDefault="00B30ED8" w:rsidP="00122E08">
      <w:pPr>
        <w:pStyle w:val="ListParagraph"/>
        <w:numPr>
          <w:ilvl w:val="0"/>
          <w:numId w:val="7"/>
        </w:numPr>
        <w:rPr>
          <w:del w:id="82" w:author="Jake Schneider" w:date="2020-05-22T13:05:00Z"/>
        </w:rPr>
      </w:pPr>
      <w:r>
        <w:lastRenderedPageBreak/>
        <w:t xml:space="preserve">Temporarily change the 7.65% FICA tax such that the first $10,000 in </w:t>
      </w:r>
      <w:r w:rsidR="003B2D00">
        <w:t>income earned after June 1st</w:t>
      </w:r>
      <w:r>
        <w:t xml:space="preserve"> </w:t>
      </w:r>
      <w:r w:rsidR="00214175">
        <w:t>and before July 31</w:t>
      </w:r>
      <w:r w:rsidR="00214175" w:rsidRPr="00214175">
        <w:rPr>
          <w:vertAlign w:val="superscript"/>
        </w:rPr>
        <w:t>st</w:t>
      </w:r>
      <w:r w:rsidR="00214175">
        <w:t xml:space="preserve"> </w:t>
      </w:r>
      <w:r>
        <w:t xml:space="preserve">is taxed at zero; this change could be coupled with a </w:t>
      </w:r>
      <w:r w:rsidR="00512807">
        <w:t>temporary</w:t>
      </w:r>
      <w:r w:rsidR="00D45CCC">
        <w:t xml:space="preserve"> </w:t>
      </w:r>
      <w:r>
        <w:t xml:space="preserve">increase in </w:t>
      </w:r>
      <w:r w:rsidR="00D45CCC">
        <w:t xml:space="preserve">the social security wage base of $137,700 to </w:t>
      </w:r>
      <w:r w:rsidR="00512807">
        <w:t xml:space="preserve">mitigate the impact on the solvency of the Social Security trust fund. </w:t>
      </w:r>
      <w:r w:rsidR="00E22EDA">
        <w:t xml:space="preserve"> The </w:t>
      </w:r>
      <w:r w:rsidR="00214175">
        <w:t>effect</w:t>
      </w:r>
      <w:r w:rsidR="00E22EDA">
        <w:t xml:space="preserve"> would be felt immediately in weekly pay checks and would be especially important for low wage earners</w:t>
      </w:r>
      <w:ins w:id="83" w:author="Jake Schneider" w:date="2020-05-22T10:56:00Z">
        <w:r w:rsidR="006879C4">
          <w:t>.</w:t>
        </w:r>
      </w:ins>
    </w:p>
    <w:p w14:paraId="5643E3FF" w14:textId="77777777" w:rsidR="00122E08" w:rsidRDefault="00122E08" w:rsidP="00B30ED8">
      <w:pPr>
        <w:pStyle w:val="ListParagraph"/>
        <w:numPr>
          <w:ilvl w:val="0"/>
          <w:numId w:val="7"/>
        </w:numPr>
        <w:rPr>
          <w:ins w:id="84" w:author="Jake Schneider" w:date="2020-05-22T13:05:00Z"/>
        </w:rPr>
      </w:pPr>
    </w:p>
    <w:p w14:paraId="21E6FD78" w14:textId="37612F1C" w:rsidR="00B30ED8" w:rsidRPr="00C95AA9" w:rsidDel="00C95AA9" w:rsidRDefault="006879C4" w:rsidP="00122E08">
      <w:pPr>
        <w:pStyle w:val="ListParagraph"/>
        <w:numPr>
          <w:ilvl w:val="0"/>
          <w:numId w:val="7"/>
        </w:numPr>
        <w:ind w:left="0"/>
        <w:rPr>
          <w:del w:id="85" w:author="Jake Schneider" w:date="2020-05-22T11:15:00Z"/>
          <w:rPrChange w:id="86" w:author="Jake Schneider" w:date="2020-05-22T11:21:00Z">
            <w:rPr>
              <w:del w:id="87" w:author="Jake Schneider" w:date="2020-05-22T11:15:00Z"/>
              <w:color w:val="FF0000"/>
            </w:rPr>
          </w:rPrChange>
        </w:rPr>
        <w:pPrChange w:id="88" w:author="Jake Schneider" w:date="2020-05-22T13:05:00Z">
          <w:pPr>
            <w:pStyle w:val="ListParagraph"/>
            <w:numPr>
              <w:numId w:val="7"/>
            </w:numPr>
            <w:ind w:hanging="360"/>
          </w:pPr>
        </w:pPrChange>
      </w:pPr>
      <w:ins w:id="89" w:author="Jake Schneider" w:date="2020-05-22T10:56:00Z">
        <w:r>
          <w:t>Alternatively, e</w:t>
        </w:r>
      </w:ins>
      <w:del w:id="90" w:author="Jake Schneider" w:date="2020-05-22T10:56:00Z">
        <w:r w:rsidR="00512807" w:rsidDel="006879C4">
          <w:delText>E</w:delText>
        </w:r>
      </w:del>
      <w:r w:rsidR="00512807">
        <w:t>xpand</w:t>
      </w:r>
      <w:ins w:id="91" w:author="Jake Schneider" w:date="2020-05-22T11:16:00Z">
        <w:r w:rsidR="00C95AA9">
          <w:t xml:space="preserve"> and improve</w:t>
        </w:r>
      </w:ins>
      <w:r w:rsidR="00512807">
        <w:t xml:space="preserve"> the existing Earned Income Tax Credit</w:t>
      </w:r>
      <w:ins w:id="92" w:author="Jake Schneider" w:date="2020-05-22T11:12:00Z">
        <w:r w:rsidR="006B4FDE">
          <w:t xml:space="preserve"> (EITC)</w:t>
        </w:r>
      </w:ins>
      <w:r w:rsidR="00512807">
        <w:t xml:space="preserve"> </w:t>
      </w:r>
      <w:ins w:id="93" w:author="Jake Schneider" w:date="2020-05-22T11:16:00Z">
        <w:r w:rsidR="00C95AA9">
          <w:t>so as to reach more low-income families who are currently excluded from the EITC provisions and c</w:t>
        </w:r>
      </w:ins>
      <w:ins w:id="94" w:author="Jake Schneider" w:date="2020-05-22T11:17:00Z">
        <w:r w:rsidR="00C95AA9">
          <w:t xml:space="preserve">hange the current IRS system from a tax refund at </w:t>
        </w:r>
        <w:r w:rsidR="00C95AA9" w:rsidRPr="00122E08">
          <w:rPr>
            <w:color w:val="FF0000"/>
          </w:rPr>
          <w:t>year end to weekly checks to incentiv</w:t>
        </w:r>
      </w:ins>
      <w:ins w:id="95" w:author="Jake Schneider" w:date="2020-05-22T12:12:00Z">
        <w:r w:rsidR="00FA7199" w:rsidRPr="00122E08">
          <w:rPr>
            <w:color w:val="FF0000"/>
          </w:rPr>
          <w:t>iz</w:t>
        </w:r>
      </w:ins>
      <w:ins w:id="96" w:author="Jake Schneider" w:date="2020-05-22T11:17:00Z">
        <w:r w:rsidR="00C95AA9" w:rsidRPr="00122E08">
          <w:rPr>
            <w:color w:val="FF0000"/>
          </w:rPr>
          <w:t xml:space="preserve">e employment. </w:t>
        </w:r>
      </w:ins>
      <w:ins w:id="97" w:author="Jake Schneider" w:date="2020-05-22T13:00:00Z">
        <w:r w:rsidR="00122E08" w:rsidRPr="00122E08">
          <w:rPr>
            <w:color w:val="FF0000"/>
            <w:rPrChange w:id="98" w:author="Jake Schneider" w:date="2020-05-22T13:05:00Z">
              <w:rPr>
                <w:color w:val="FF0000"/>
              </w:rPr>
            </w:rPrChange>
          </w:rPr>
          <w:t xml:space="preserve">The EITC </w:t>
        </w:r>
      </w:ins>
      <w:ins w:id="99" w:author="Jake Schneider" w:date="2020-05-22T13:02:00Z">
        <w:r w:rsidR="00122E08" w:rsidRPr="00122E08">
          <w:rPr>
            <w:color w:val="FF0000"/>
            <w:rPrChange w:id="100" w:author="Jake Schneider" w:date="2020-05-22T13:05:00Z">
              <w:rPr>
                <w:color w:val="FF0000"/>
              </w:rPr>
            </w:rPrChange>
          </w:rPr>
          <w:t>subsidizes low-income</w:t>
        </w:r>
      </w:ins>
      <w:ins w:id="101" w:author="Jake Schneider" w:date="2020-05-22T13:00:00Z">
        <w:r w:rsidR="00122E08" w:rsidRPr="00122E08">
          <w:rPr>
            <w:color w:val="FF0000"/>
            <w:rPrChange w:id="102" w:author="Jake Schneider" w:date="2020-05-22T13:05:00Z">
              <w:rPr>
                <w:color w:val="FF0000"/>
              </w:rPr>
            </w:rPrChange>
          </w:rPr>
          <w:t xml:space="preserve"> workers</w:t>
        </w:r>
      </w:ins>
      <w:ins w:id="103" w:author="Jake Schneider" w:date="2020-05-22T13:02:00Z">
        <w:r w:rsidR="00122E08" w:rsidRPr="00122E08">
          <w:rPr>
            <w:color w:val="FF0000"/>
            <w:rPrChange w:id="104" w:author="Jake Schneider" w:date="2020-05-22T13:05:00Z">
              <w:rPr>
                <w:color w:val="FF0000"/>
              </w:rPr>
            </w:rPrChange>
          </w:rPr>
          <w:t xml:space="preserve"> with</w:t>
        </w:r>
      </w:ins>
      <w:ins w:id="105" w:author="Jake Schneider" w:date="2020-05-22T13:00:00Z">
        <w:r w:rsidR="00122E08" w:rsidRPr="00122E08">
          <w:rPr>
            <w:color w:val="FF0000"/>
            <w:rPrChange w:id="106" w:author="Jake Schneider" w:date="2020-05-22T13:05:00Z">
              <w:rPr>
                <w:color w:val="FF0000"/>
              </w:rPr>
            </w:rPrChange>
          </w:rPr>
          <w:t xml:space="preserve"> an </w:t>
        </w:r>
      </w:ins>
      <w:ins w:id="107" w:author="Jake Schneider" w:date="2020-05-22T13:01:00Z">
        <w:r w:rsidR="00122E08" w:rsidRPr="00122E08">
          <w:rPr>
            <w:color w:val="FF0000"/>
            <w:rPrChange w:id="108" w:author="Jake Schneider" w:date="2020-05-22T13:05:00Z">
              <w:rPr>
                <w:color w:val="FF0000"/>
              </w:rPr>
            </w:rPrChange>
          </w:rPr>
          <w:t xml:space="preserve">additional </w:t>
        </w:r>
      </w:ins>
      <w:ins w:id="109" w:author="Jake Schneider" w:date="2020-05-22T13:02:00Z">
        <w:r w:rsidR="00122E08" w:rsidRPr="00122E08">
          <w:rPr>
            <w:color w:val="FF0000"/>
            <w:rPrChange w:id="110" w:author="Jake Schneider" w:date="2020-05-22T13:05:00Z">
              <w:rPr>
                <w:color w:val="FF0000"/>
              </w:rPr>
            </w:rPrChange>
          </w:rPr>
          <w:t xml:space="preserve">amount </w:t>
        </w:r>
      </w:ins>
      <w:ins w:id="111" w:author="Jake Schneider" w:date="2020-05-22T13:03:00Z">
        <w:r w:rsidR="00122E08" w:rsidRPr="00122E08">
          <w:rPr>
            <w:color w:val="FF0000"/>
            <w:rPrChange w:id="112" w:author="Jake Schneider" w:date="2020-05-22T13:05:00Z">
              <w:rPr>
                <w:color w:val="FF0000"/>
              </w:rPr>
            </w:rPrChange>
          </w:rPr>
          <w:t xml:space="preserve">of money, </w:t>
        </w:r>
      </w:ins>
      <w:ins w:id="113" w:author="Jake Schneider" w:date="2020-05-22T13:01:00Z">
        <w:r w:rsidR="00122E08" w:rsidRPr="00122E08">
          <w:rPr>
            <w:color w:val="FF0000"/>
            <w:rPrChange w:id="114" w:author="Jake Schneider" w:date="2020-05-22T13:05:00Z">
              <w:rPr>
                <w:color w:val="FF0000"/>
              </w:rPr>
            </w:rPrChange>
          </w:rPr>
          <w:t>in addition to their normal salary</w:t>
        </w:r>
      </w:ins>
      <w:ins w:id="115" w:author="Jake Schneider" w:date="2020-05-22T13:03:00Z">
        <w:r w:rsidR="00122E08" w:rsidRPr="00122E08">
          <w:rPr>
            <w:color w:val="FF0000"/>
            <w:rPrChange w:id="116" w:author="Jake Schneider" w:date="2020-05-22T13:05:00Z">
              <w:rPr>
                <w:color w:val="FF0000"/>
              </w:rPr>
            </w:rPrChange>
          </w:rPr>
          <w:t>,</w:t>
        </w:r>
      </w:ins>
      <w:ins w:id="117" w:author="Jake Schneider" w:date="2020-05-22T13:01:00Z">
        <w:r w:rsidR="00122E08" w:rsidRPr="00122E08">
          <w:rPr>
            <w:color w:val="FF0000"/>
            <w:rPrChange w:id="118" w:author="Jake Schneider" w:date="2020-05-22T13:05:00Z">
              <w:rPr>
                <w:color w:val="FF0000"/>
              </w:rPr>
            </w:rPrChange>
          </w:rPr>
          <w:t xml:space="preserve"> in order to raise</w:t>
        </w:r>
      </w:ins>
      <w:ins w:id="119" w:author="Jake Schneider" w:date="2020-05-22T13:03:00Z">
        <w:r w:rsidR="00122E08" w:rsidRPr="00122E08">
          <w:rPr>
            <w:color w:val="FF0000"/>
            <w:rPrChange w:id="120" w:author="Jake Schneider" w:date="2020-05-22T13:05:00Z">
              <w:rPr>
                <w:color w:val="FF0000"/>
              </w:rPr>
            </w:rPrChange>
          </w:rPr>
          <w:t xml:space="preserve"> their annual income</w:t>
        </w:r>
      </w:ins>
      <w:ins w:id="121" w:author="Jake Schneider" w:date="2020-05-22T13:01:00Z">
        <w:r w:rsidR="00122E08" w:rsidRPr="00122E08">
          <w:rPr>
            <w:color w:val="FF0000"/>
            <w:rPrChange w:id="122" w:author="Jake Schneider" w:date="2020-05-22T13:05:00Z">
              <w:rPr>
                <w:color w:val="FF0000"/>
              </w:rPr>
            </w:rPrChange>
          </w:rPr>
          <w:t xml:space="preserve">. </w:t>
        </w:r>
      </w:ins>
      <w:ins w:id="123" w:author="Jake Schneider" w:date="2020-05-22T11:17:00Z">
        <w:r w:rsidR="00C95AA9" w:rsidRPr="00122E08">
          <w:rPr>
            <w:color w:val="FF0000"/>
            <w:rPrChange w:id="124" w:author="Jake Schneider" w:date="2020-05-22T13:05:00Z">
              <w:rPr>
                <w:color w:val="FF0000"/>
              </w:rPr>
            </w:rPrChange>
          </w:rPr>
          <w:t xml:space="preserve">Research from </w:t>
        </w:r>
      </w:ins>
      <w:ins w:id="125" w:author="Jake Schneider" w:date="2020-05-22T11:18:00Z">
        <w:r w:rsidR="00C95AA9" w:rsidRPr="00122E08">
          <w:rPr>
            <w:color w:val="FF0000"/>
            <w:rPrChange w:id="126" w:author="Jake Schneider" w:date="2020-05-22T13:05:00Z">
              <w:rPr>
                <w:color w:val="FF0000"/>
              </w:rPr>
            </w:rPrChange>
          </w:rPr>
          <w:t>The</w:t>
        </w:r>
      </w:ins>
      <w:ins w:id="127" w:author="Jake Schneider" w:date="2020-05-22T11:17:00Z">
        <w:r w:rsidR="00C95AA9" w:rsidRPr="00122E08">
          <w:rPr>
            <w:color w:val="FF0000"/>
            <w:rPrChange w:id="128" w:author="Jake Schneider" w:date="2020-05-22T13:05:00Z">
              <w:rPr>
                <w:color w:val="FF0000"/>
              </w:rPr>
            </w:rPrChange>
          </w:rPr>
          <w:t xml:space="preserve"> </w:t>
        </w:r>
      </w:ins>
      <w:ins w:id="129" w:author="Jake Schneider" w:date="2020-05-22T11:18:00Z">
        <w:r w:rsidR="00C95AA9" w:rsidRPr="00122E08">
          <w:rPr>
            <w:color w:val="FF0000"/>
            <w:rPrChange w:id="130" w:author="Jake Schneider" w:date="2020-05-22T13:05:00Z">
              <w:rPr>
                <w:color w:val="FF0000"/>
              </w:rPr>
            </w:rPrChange>
          </w:rPr>
          <w:t>Center on Budget and Policy Priorities (CBPP) demonstrates that “</w:t>
        </w:r>
      </w:ins>
      <w:ins w:id="131" w:author="Jake Schneider" w:date="2020-05-22T11:19:00Z">
        <w:r w:rsidR="00C95AA9" w:rsidRPr="00122E08">
          <w:rPr>
            <w:color w:val="FF0000"/>
            <w:rPrChange w:id="132" w:author="Jake Schneider" w:date="2020-05-22T13:05:00Z">
              <w:rPr>
                <w:color w:val="FF0000"/>
              </w:rPr>
            </w:rPrChange>
          </w:rPr>
          <w:t>[the EITC] leads to benefits at virtually every stage of life, including improved school performance, higher college enrollment, and increased work effort and earnings in adulthood.”</w:t>
        </w:r>
      </w:ins>
      <w:ins w:id="133" w:author="Jake Schneider" w:date="2020-05-22T11:21:00Z">
        <w:r w:rsidR="00C95AA9">
          <w:rPr>
            <w:rStyle w:val="FootnoteReference"/>
            <w:color w:val="FF0000"/>
          </w:rPr>
          <w:footnoteReference w:id="3"/>
        </w:r>
      </w:ins>
      <w:ins w:id="139" w:author="Jake Schneider" w:date="2020-05-22T11:19:00Z">
        <w:r w:rsidR="00C95AA9" w:rsidRPr="00122E08">
          <w:rPr>
            <w:color w:val="FF0000"/>
          </w:rPr>
          <w:t xml:space="preserve"> However, </w:t>
        </w:r>
      </w:ins>
      <w:ins w:id="140" w:author="Jake Schneider" w:date="2020-05-22T11:20:00Z">
        <w:r w:rsidR="00C95AA9" w:rsidRPr="00122E08">
          <w:rPr>
            <w:color w:val="FF0000"/>
          </w:rPr>
          <w:t xml:space="preserve">currently the EITC excludes </w:t>
        </w:r>
      </w:ins>
      <w:ins w:id="141" w:author="Jake Schneider" w:date="2020-05-22T11:26:00Z">
        <w:r w:rsidR="001D6295" w:rsidRPr="00122E08">
          <w:rPr>
            <w:color w:val="FF0000"/>
          </w:rPr>
          <w:t>most</w:t>
        </w:r>
      </w:ins>
      <w:ins w:id="142" w:author="Jake Schneider" w:date="2020-05-22T11:20:00Z">
        <w:r w:rsidR="00C95AA9" w:rsidRPr="00122E08">
          <w:rPr>
            <w:color w:val="FF0000"/>
          </w:rPr>
          <w:t xml:space="preserve"> </w:t>
        </w:r>
        <w:r w:rsidR="00C95AA9" w:rsidRPr="00B14B9E">
          <w:rPr>
            <w:color w:val="FF0000"/>
          </w:rPr>
          <w:t xml:space="preserve">workers </w:t>
        </w:r>
        <w:r w:rsidR="00C95AA9" w:rsidRPr="00122E08">
          <w:rPr>
            <w:color w:val="FF0000"/>
            <w:rPrChange w:id="143" w:author="Jake Schneider" w:date="2020-05-22T13:05:00Z">
              <w:rPr>
                <w:color w:val="FF0000"/>
              </w:rPr>
            </w:rPrChange>
          </w:rPr>
          <w:t xml:space="preserve">without dependents and </w:t>
        </w:r>
      </w:ins>
      <w:ins w:id="144" w:author="Jake Schneider" w:date="2020-05-22T11:26:00Z">
        <w:r w:rsidR="001D6295" w:rsidRPr="00122E08">
          <w:rPr>
            <w:color w:val="FF0000"/>
            <w:rPrChange w:id="145" w:author="Jake Schneider" w:date="2020-05-22T13:05:00Z">
              <w:rPr>
                <w:color w:val="FF0000"/>
              </w:rPr>
            </w:rPrChange>
          </w:rPr>
          <w:t xml:space="preserve">requires EITC hopefuls to file for the benefits at </w:t>
        </w:r>
      </w:ins>
      <w:ins w:id="146" w:author="Jake Schneider" w:date="2020-05-22T13:03:00Z">
        <w:r w:rsidR="00122E08" w:rsidRPr="00122E08">
          <w:rPr>
            <w:color w:val="FF0000"/>
            <w:rPrChange w:id="147" w:author="Jake Schneider" w:date="2020-05-22T13:05:00Z">
              <w:rPr>
                <w:color w:val="FF0000"/>
              </w:rPr>
            </w:rPrChange>
          </w:rPr>
          <w:t xml:space="preserve">the end of the </w:t>
        </w:r>
      </w:ins>
      <w:ins w:id="148" w:author="Jake Schneider" w:date="2020-05-22T11:26:00Z">
        <w:r w:rsidR="001D6295" w:rsidRPr="00122E08">
          <w:rPr>
            <w:color w:val="FF0000"/>
            <w:rPrChange w:id="149" w:author="Jake Schneider" w:date="2020-05-22T13:05:00Z">
              <w:rPr>
                <w:color w:val="FF0000"/>
              </w:rPr>
            </w:rPrChange>
          </w:rPr>
          <w:t xml:space="preserve">year </w:t>
        </w:r>
      </w:ins>
      <w:ins w:id="150" w:author="Jake Schneider" w:date="2020-05-22T13:03:00Z">
        <w:r w:rsidR="00122E08" w:rsidRPr="00122E08">
          <w:rPr>
            <w:color w:val="FF0000"/>
            <w:rPrChange w:id="151" w:author="Jake Schneider" w:date="2020-05-22T13:05:00Z">
              <w:rPr>
                <w:color w:val="FF0000"/>
              </w:rPr>
            </w:rPrChange>
          </w:rPr>
          <w:t>only</w:t>
        </w:r>
      </w:ins>
      <w:ins w:id="152" w:author="Jake Schneider" w:date="2020-05-22T11:26:00Z">
        <w:r w:rsidR="001D6295" w:rsidRPr="00122E08">
          <w:rPr>
            <w:color w:val="FF0000"/>
            <w:rPrChange w:id="153" w:author="Jake Schneider" w:date="2020-05-22T13:05:00Z">
              <w:rPr>
                <w:color w:val="FF0000"/>
              </w:rPr>
            </w:rPrChange>
          </w:rPr>
          <w:t>.</w:t>
        </w:r>
        <w:r w:rsidR="001D6295">
          <w:rPr>
            <w:rStyle w:val="FootnoteReference"/>
            <w:color w:val="FF0000"/>
          </w:rPr>
          <w:footnoteReference w:id="4"/>
        </w:r>
        <w:r w:rsidR="001D6295" w:rsidRPr="00122E08">
          <w:rPr>
            <w:color w:val="FF0000"/>
          </w:rPr>
          <w:t xml:space="preserve"> </w:t>
        </w:r>
      </w:ins>
      <w:ins w:id="159" w:author="Jake Schneider" w:date="2020-05-22T12:59:00Z">
        <w:r w:rsidR="00122E08" w:rsidRPr="00122E08">
          <w:rPr>
            <w:color w:val="FF0000"/>
          </w:rPr>
          <w:t>These loop holes should be amended</w:t>
        </w:r>
      </w:ins>
      <w:ins w:id="160" w:author="Jake Schneider" w:date="2020-05-22T13:04:00Z">
        <w:r w:rsidR="00122E08" w:rsidRPr="00122E08">
          <w:rPr>
            <w:color w:val="FF0000"/>
          </w:rPr>
          <w:t xml:space="preserve"> so that more low-income Americans are el</w:t>
        </w:r>
        <w:r w:rsidR="00122E08" w:rsidRPr="00B14B9E">
          <w:rPr>
            <w:color w:val="FF0000"/>
          </w:rPr>
          <w:t>igibl</w:t>
        </w:r>
        <w:r w:rsidR="00122E08" w:rsidRPr="00122E08">
          <w:rPr>
            <w:color w:val="FF0000"/>
            <w:rPrChange w:id="161" w:author="Jake Schneider" w:date="2020-05-22T13:05:00Z">
              <w:rPr>
                <w:color w:val="FF0000"/>
              </w:rPr>
            </w:rPrChange>
          </w:rPr>
          <w:t xml:space="preserve">e for the program and so weekly benefits are paid to EITC recipients (just like with unemployment insurance). </w:t>
        </w:r>
      </w:ins>
      <w:del w:id="162" w:author="Jake Schneider" w:date="2020-05-22T11:15:00Z">
        <w:r w:rsidR="00512807" w:rsidRPr="00122E08" w:rsidDel="006B4FDE">
          <w:rPr>
            <w:color w:val="FF0000"/>
            <w:rPrChange w:id="163" w:author="Jake Schneider" w:date="2020-05-22T13:05:00Z">
              <w:rPr>
                <w:color w:val="FF0000"/>
              </w:rPr>
            </w:rPrChange>
          </w:rPr>
          <w:delText>[Jake – please research and determine how it can be tweaked to provide better short term incentives.]</w:delText>
        </w:r>
      </w:del>
    </w:p>
    <w:p w14:paraId="23F9AAC4" w14:textId="7A45095A" w:rsidR="00512807" w:rsidDel="00230DD3" w:rsidRDefault="00E22EDA" w:rsidP="00122E08">
      <w:pPr>
        <w:pStyle w:val="ListParagraph"/>
        <w:rPr>
          <w:del w:id="164" w:author="Jake Schneider" w:date="2020-05-22T11:15:00Z"/>
          <w:color w:val="FF0000"/>
        </w:rPr>
        <w:pPrChange w:id="165" w:author="Jake Schneider" w:date="2020-05-22T13:05:00Z">
          <w:pPr>
            <w:pStyle w:val="ListParagraph"/>
          </w:pPr>
        </w:pPrChange>
      </w:pPr>
      <w:del w:id="166" w:author="Jake Schneider" w:date="2020-05-22T11:15:00Z">
        <w:r w:rsidRPr="00E22EDA" w:rsidDel="006B4FDE">
          <w:rPr>
            <w:color w:val="FF0000"/>
          </w:rPr>
          <w:delText>Open to a third idea if you have it.  Whatever it is, it needs to provide visible cash to low wage earners immediately.  Low wage earners have very high marginal rates of time preference because of short term essential cash needs (rent, food, utilities, etc.)</w:delText>
        </w:r>
        <w:r w:rsidR="007C197F" w:rsidDel="006B4FDE">
          <w:rPr>
            <w:color w:val="FF0000"/>
          </w:rPr>
          <w:delText xml:space="preserve"> and a program needs to recognize this reality</w:delText>
        </w:r>
        <w:r w:rsidRPr="00E22EDA" w:rsidDel="006B4FDE">
          <w:rPr>
            <w:color w:val="FF0000"/>
          </w:rPr>
          <w:delText>.</w:delText>
        </w:r>
      </w:del>
    </w:p>
    <w:p w14:paraId="4584AC05" w14:textId="0DC80C11" w:rsidR="00230DD3" w:rsidRDefault="00230DD3" w:rsidP="00122E08">
      <w:pPr>
        <w:pStyle w:val="ListParagraph"/>
        <w:numPr>
          <w:ilvl w:val="0"/>
          <w:numId w:val="7"/>
        </w:numPr>
        <w:rPr>
          <w:ins w:id="167" w:author="Jake Schneider" w:date="2020-05-22T11:27:00Z"/>
          <w:color w:val="FF0000"/>
        </w:rPr>
        <w:pPrChange w:id="168" w:author="Jake Schneider" w:date="2020-05-22T13:05:00Z">
          <w:pPr>
            <w:pStyle w:val="ListParagraph"/>
          </w:pPr>
        </w:pPrChange>
      </w:pPr>
    </w:p>
    <w:p w14:paraId="39899B27" w14:textId="52FF2F37" w:rsidR="00122E08" w:rsidRDefault="00122E08" w:rsidP="00122E08">
      <w:pPr>
        <w:rPr>
          <w:ins w:id="169" w:author="Jake Schneider" w:date="2020-05-22T13:08:00Z"/>
          <w:color w:val="FF0000"/>
          <w:u w:val="single"/>
        </w:rPr>
      </w:pPr>
      <w:ins w:id="170" w:author="Jake Schneider" w:date="2020-05-22T13:05:00Z">
        <w:r w:rsidRPr="00122E08">
          <w:rPr>
            <w:color w:val="FF0000"/>
            <w:u w:val="single"/>
            <w:rPrChange w:id="171" w:author="Jake Schneider" w:date="2020-05-22T13:05:00Z">
              <w:rPr>
                <w:color w:val="FF0000"/>
                <w:highlight w:val="yellow"/>
                <w:u w:val="single"/>
              </w:rPr>
            </w:rPrChange>
          </w:rPr>
          <w:t>Con</w:t>
        </w:r>
        <w:r>
          <w:rPr>
            <w:color w:val="FF0000"/>
            <w:u w:val="single"/>
          </w:rPr>
          <w:t>c</w:t>
        </w:r>
        <w:r w:rsidRPr="00122E08">
          <w:rPr>
            <w:color w:val="FF0000"/>
            <w:u w:val="single"/>
            <w:rPrChange w:id="172" w:author="Jake Schneider" w:date="2020-05-22T13:05:00Z">
              <w:rPr>
                <w:color w:val="FF0000"/>
                <w:highlight w:val="yellow"/>
                <w:u w:val="single"/>
              </w:rPr>
            </w:rPrChange>
          </w:rPr>
          <w:t>lusion</w:t>
        </w:r>
      </w:ins>
    </w:p>
    <w:p w14:paraId="22C33FA7" w14:textId="74F9E2D7" w:rsidR="00122E08" w:rsidRPr="00122E08" w:rsidRDefault="00B14B9E" w:rsidP="00122E08">
      <w:pPr>
        <w:rPr>
          <w:ins w:id="173" w:author="Jake Schneider" w:date="2020-05-22T13:05:00Z"/>
          <w:color w:val="FF0000"/>
          <w:u w:val="single"/>
          <w:rPrChange w:id="174" w:author="Jake Schneider" w:date="2020-05-22T13:05:00Z">
            <w:rPr>
              <w:ins w:id="175" w:author="Jake Schneider" w:date="2020-05-22T13:05:00Z"/>
              <w:color w:val="FF0000"/>
              <w:highlight w:val="yellow"/>
            </w:rPr>
          </w:rPrChange>
        </w:rPr>
      </w:pPr>
      <w:ins w:id="176" w:author="Jake Schneider" w:date="2020-05-22T13:09:00Z">
        <w:r>
          <w:rPr>
            <w:color w:val="FF0000"/>
            <w:u w:val="single"/>
          </w:rPr>
          <w:t>COVID has had extraordinary effects on the global economy and the American labor market, but it’s next challenge might be due in part to our</w:t>
        </w:r>
      </w:ins>
      <w:ins w:id="177" w:author="Jake Schneider" w:date="2020-05-22T13:10:00Z">
        <w:r>
          <w:rPr>
            <w:color w:val="FF0000"/>
            <w:u w:val="single"/>
          </w:rPr>
          <w:t xml:space="preserve"> governmental</w:t>
        </w:r>
      </w:ins>
      <w:ins w:id="178" w:author="Jake Schneider" w:date="2020-05-22T13:09:00Z">
        <w:r>
          <w:rPr>
            <w:color w:val="FF0000"/>
            <w:u w:val="single"/>
          </w:rPr>
          <w:t xml:space="preserve"> legislation aim</w:t>
        </w:r>
      </w:ins>
      <w:ins w:id="179" w:author="Jake Schneider" w:date="2020-05-22T13:10:00Z">
        <w:r>
          <w:rPr>
            <w:color w:val="FF0000"/>
            <w:u w:val="single"/>
          </w:rPr>
          <w:t xml:space="preserve">ed to combat the crisis. </w:t>
        </w:r>
      </w:ins>
      <w:ins w:id="180" w:author="Jake Schneider" w:date="2020-05-22T13:08:00Z">
        <w:r w:rsidR="00122E08">
          <w:rPr>
            <w:color w:val="FF0000"/>
            <w:u w:val="single"/>
          </w:rPr>
          <w:t xml:space="preserve">Having </w:t>
        </w:r>
        <w:r>
          <w:rPr>
            <w:color w:val="FF0000"/>
            <w:u w:val="single"/>
          </w:rPr>
          <w:t xml:space="preserve">analyzed the </w:t>
        </w:r>
      </w:ins>
      <w:ins w:id="181" w:author="Jake Schneider" w:date="2020-05-22T13:10:00Z">
        <w:r>
          <w:rPr>
            <w:color w:val="FF0000"/>
            <w:u w:val="single"/>
          </w:rPr>
          <w:t xml:space="preserve">unemployment benefits currently being provided to our out-of-work </w:t>
        </w:r>
      </w:ins>
      <w:ins w:id="182" w:author="Jake Schneider" w:date="2020-05-22T13:11:00Z">
        <w:r>
          <w:rPr>
            <w:color w:val="FF0000"/>
            <w:u w:val="single"/>
          </w:rPr>
          <w:t xml:space="preserve">Americans, the authors advocate for urgent policy changes to amend the economic </w:t>
        </w:r>
      </w:ins>
      <w:ins w:id="183" w:author="Jake Schneider" w:date="2020-05-22T13:12:00Z">
        <w:r>
          <w:rPr>
            <w:color w:val="FF0000"/>
            <w:u w:val="single"/>
          </w:rPr>
          <w:t>disincentives created by the CARES act. First, we call for a change to the FICA tax and second to the EIT</w:t>
        </w:r>
      </w:ins>
      <w:ins w:id="184" w:author="Jake Schneider" w:date="2020-05-22T13:13:00Z">
        <w:r>
          <w:rPr>
            <w:color w:val="FF0000"/>
            <w:u w:val="single"/>
          </w:rPr>
          <w:t>C. If these changes are not made, we worry that the labor market might not rebound as anticipated not only due to the Coronavirus Contraction, but also because of governmental polic</w:t>
        </w:r>
      </w:ins>
      <w:ins w:id="185" w:author="Jake Schneider" w:date="2020-05-22T13:14:00Z">
        <w:r>
          <w:rPr>
            <w:color w:val="FF0000"/>
            <w:u w:val="single"/>
          </w:rPr>
          <w:t>ies.</w:t>
        </w:r>
      </w:ins>
    </w:p>
    <w:p w14:paraId="788DF368" w14:textId="74178975" w:rsidR="00C95AA9" w:rsidRDefault="00C95AA9" w:rsidP="00122E08">
      <w:pPr>
        <w:rPr>
          <w:ins w:id="186" w:author="Jake Schneider" w:date="2020-05-22T13:07:00Z"/>
          <w:color w:val="FF0000"/>
        </w:rPr>
      </w:pPr>
    </w:p>
    <w:p w14:paraId="113AC0F6" w14:textId="6FE994AF" w:rsidR="00122E08" w:rsidRDefault="00122E08" w:rsidP="00122E08">
      <w:pPr>
        <w:rPr>
          <w:ins w:id="187" w:author="Jake Schneider" w:date="2020-05-22T13:07:00Z"/>
          <w:color w:val="FF0000"/>
          <w:u w:val="single"/>
        </w:rPr>
      </w:pPr>
      <w:ins w:id="188" w:author="Jake Schneider" w:date="2020-05-22T13:07:00Z">
        <w:r>
          <w:rPr>
            <w:color w:val="FF0000"/>
            <w:u w:val="single"/>
          </w:rPr>
          <w:t>About the Authors</w:t>
        </w:r>
      </w:ins>
    </w:p>
    <w:p w14:paraId="54565F96" w14:textId="77777777" w:rsidR="00122E08" w:rsidRDefault="00122E08" w:rsidP="00122E08">
      <w:pPr>
        <w:rPr>
          <w:ins w:id="189" w:author="Jake Schneider" w:date="2020-05-22T13:07:00Z"/>
          <w:color w:val="FF0000"/>
          <w:u w:val="single"/>
        </w:rPr>
      </w:pPr>
    </w:p>
    <w:p w14:paraId="6CA032F3" w14:textId="109DCD36" w:rsidR="00122E08" w:rsidRDefault="00122E08" w:rsidP="00122E08">
      <w:pPr>
        <w:rPr>
          <w:ins w:id="190" w:author="Jake Schneider" w:date="2020-05-22T13:08:00Z"/>
          <w:color w:val="FF0000"/>
          <w:u w:val="single"/>
        </w:rPr>
      </w:pPr>
      <w:ins w:id="191" w:author="Jake Schneider" w:date="2020-05-22T13:07:00Z">
        <w:r w:rsidRPr="00B14B9E">
          <w:rPr>
            <w:color w:val="FF0000"/>
            <w:highlight w:val="yellow"/>
            <w:u w:val="single"/>
            <w:rPrChange w:id="192" w:author="Jake Schneider" w:date="2020-05-22T13:14:00Z">
              <w:rPr>
                <w:color w:val="FF0000"/>
                <w:u w:val="single"/>
              </w:rPr>
            </w:rPrChange>
          </w:rPr>
          <w:t>Peter McKelvey …</w:t>
        </w:r>
      </w:ins>
    </w:p>
    <w:p w14:paraId="10D63F00" w14:textId="77777777" w:rsidR="00122E08" w:rsidRDefault="00122E08" w:rsidP="00122E08">
      <w:pPr>
        <w:rPr>
          <w:ins w:id="193" w:author="Jake Schneider" w:date="2020-05-22T13:07:00Z"/>
          <w:color w:val="FF0000"/>
          <w:u w:val="single"/>
        </w:rPr>
      </w:pPr>
    </w:p>
    <w:p w14:paraId="307C5129" w14:textId="77777777" w:rsidR="00122E08" w:rsidRPr="00F65E7F" w:rsidRDefault="00122E08" w:rsidP="00122E08">
      <w:pPr>
        <w:rPr>
          <w:ins w:id="194" w:author="Jake Schneider" w:date="2020-05-22T13:07:00Z"/>
          <w:rFonts w:asciiTheme="majorBidi" w:hAnsiTheme="majorBidi" w:cstheme="majorBidi"/>
        </w:rPr>
      </w:pPr>
      <w:ins w:id="195" w:author="Jake Schneider" w:date="2020-05-22T13:07:00Z">
        <w:r w:rsidRPr="00F65E7F">
          <w:rPr>
            <w:rFonts w:asciiTheme="majorBidi" w:hAnsiTheme="majorBidi" w:cstheme="majorBidi"/>
          </w:rPr>
          <w:t xml:space="preserve">Jake Schneider is the Founder of Schneider Economics, LLC, a bespoke economic research firm that uses the intersection of tried-and-true analytics with up-and-coming data science techniques. Jake is </w:t>
        </w:r>
        <w:r w:rsidRPr="00F65E7F">
          <w:rPr>
            <w:rFonts w:asciiTheme="majorBidi" w:hAnsiTheme="majorBidi" w:cstheme="majorBidi"/>
            <w:color w:val="222222"/>
            <w:highlight w:val="white"/>
          </w:rPr>
          <w:t>a master’s</w:t>
        </w:r>
        <w:r>
          <w:rPr>
            <w:rFonts w:asciiTheme="majorBidi" w:hAnsiTheme="majorBidi" w:cstheme="majorBidi"/>
            <w:color w:val="222222"/>
            <w:highlight w:val="white"/>
          </w:rPr>
          <w:t xml:space="preserve"> </w:t>
        </w:r>
        <w:r w:rsidRPr="00F65E7F">
          <w:rPr>
            <w:rFonts w:asciiTheme="majorBidi" w:hAnsiTheme="majorBidi" w:cstheme="majorBidi"/>
            <w:color w:val="222222"/>
            <w:highlight w:val="white"/>
          </w:rPr>
          <w:t xml:space="preserve">candidate </w:t>
        </w:r>
        <w:r>
          <w:rPr>
            <w:rFonts w:asciiTheme="majorBidi" w:hAnsiTheme="majorBidi" w:cstheme="majorBidi"/>
            <w:color w:val="222222"/>
            <w:highlight w:val="white"/>
          </w:rPr>
          <w:t xml:space="preserve">in International Economics </w:t>
        </w:r>
        <w:r w:rsidRPr="00F65E7F">
          <w:rPr>
            <w:rFonts w:asciiTheme="majorBidi" w:hAnsiTheme="majorBidi" w:cstheme="majorBidi"/>
            <w:color w:val="222222"/>
            <w:highlight w:val="white"/>
          </w:rPr>
          <w:t xml:space="preserve">at the Harvard Kennedy School (2020) where he concentrates on the intersection of economics, </w:t>
        </w:r>
        <w:r>
          <w:rPr>
            <w:rFonts w:asciiTheme="majorBidi" w:hAnsiTheme="majorBidi" w:cstheme="majorBidi"/>
            <w:color w:val="222222"/>
            <w:highlight w:val="white"/>
          </w:rPr>
          <w:t>data science,</w:t>
        </w:r>
        <w:r w:rsidRPr="00F65E7F">
          <w:rPr>
            <w:rFonts w:asciiTheme="majorBidi" w:hAnsiTheme="majorBidi" w:cstheme="majorBidi"/>
            <w:color w:val="222222"/>
            <w:highlight w:val="white"/>
          </w:rPr>
          <w:t xml:space="preserve"> and </w:t>
        </w:r>
        <w:r>
          <w:rPr>
            <w:rFonts w:asciiTheme="majorBidi" w:hAnsiTheme="majorBidi" w:cstheme="majorBidi"/>
            <w:color w:val="222222"/>
            <w:highlight w:val="white"/>
          </w:rPr>
          <w:t>public policy</w:t>
        </w:r>
        <w:r w:rsidRPr="00F65E7F">
          <w:rPr>
            <w:rFonts w:asciiTheme="majorBidi" w:hAnsiTheme="majorBidi" w:cstheme="majorBidi"/>
            <w:color w:val="222222"/>
            <w:highlight w:val="white"/>
          </w:rPr>
          <w:t xml:space="preserve">. Previously, </w:t>
        </w:r>
        <w:r w:rsidRPr="00F65E7F">
          <w:rPr>
            <w:rFonts w:asciiTheme="majorBidi" w:hAnsiTheme="majorBidi" w:cstheme="majorBidi"/>
          </w:rPr>
          <w:t xml:space="preserve">Jake </w:t>
        </w:r>
        <w:r>
          <w:rPr>
            <w:rFonts w:asciiTheme="majorBidi" w:hAnsiTheme="majorBidi" w:cstheme="majorBidi"/>
            <w:color w:val="222222"/>
            <w:highlight w:val="white"/>
          </w:rPr>
          <w:t>served as</w:t>
        </w:r>
        <w:r w:rsidRPr="00F65E7F">
          <w:rPr>
            <w:rFonts w:asciiTheme="majorBidi" w:hAnsiTheme="majorBidi" w:cstheme="majorBidi"/>
            <w:color w:val="222222"/>
            <w:highlight w:val="white"/>
          </w:rPr>
          <w:t xml:space="preserve"> a consultant for the Multilateral Investment Guarantee Agency (MIGA) at the World Bank, a researcher at The Brookings Institution</w:t>
        </w:r>
        <w:r>
          <w:rPr>
            <w:rFonts w:asciiTheme="majorBidi" w:hAnsiTheme="majorBidi" w:cstheme="majorBidi"/>
            <w:color w:val="222222"/>
            <w:highlight w:val="white"/>
          </w:rPr>
          <w:t>,</w:t>
        </w:r>
        <w:r w:rsidRPr="00F65E7F">
          <w:rPr>
            <w:rFonts w:asciiTheme="majorBidi" w:hAnsiTheme="majorBidi" w:cstheme="majorBidi"/>
            <w:color w:val="222222"/>
            <w:highlight w:val="white"/>
          </w:rPr>
          <w:t xml:space="preserve"> and an analyst reporting directly to former Federal Reserve Chairman Dr. Alan Greenspan at </w:t>
        </w:r>
        <w:r w:rsidRPr="00F65E7F">
          <w:rPr>
            <w:rFonts w:asciiTheme="majorBidi" w:hAnsiTheme="majorBidi" w:cstheme="majorBidi"/>
            <w:color w:val="222222"/>
            <w:highlight w:val="white"/>
          </w:rPr>
          <w:lastRenderedPageBreak/>
          <w:t xml:space="preserve">Greenspan Associates, LLC. </w:t>
        </w:r>
        <w:r w:rsidRPr="00F65E7F">
          <w:rPr>
            <w:rFonts w:asciiTheme="majorBidi" w:hAnsiTheme="majorBidi" w:cstheme="majorBidi"/>
          </w:rPr>
          <w:t xml:space="preserve">Jake </w:t>
        </w:r>
        <w:r w:rsidRPr="00F65E7F">
          <w:rPr>
            <w:rFonts w:asciiTheme="majorBidi" w:hAnsiTheme="majorBidi" w:cstheme="majorBidi"/>
            <w:color w:val="222222"/>
            <w:highlight w:val="white"/>
          </w:rPr>
          <w:t xml:space="preserve">holds a B.A. in economics </w:t>
        </w:r>
        <w:r w:rsidRPr="007518A2">
          <w:rPr>
            <w:rFonts w:asciiTheme="majorBidi" w:hAnsiTheme="majorBidi" w:cstheme="majorBidi"/>
            <w:i/>
            <w:iCs/>
            <w:color w:val="222222"/>
            <w:highlight w:val="white"/>
          </w:rPr>
          <w:t>magna cum laude</w:t>
        </w:r>
        <w:r w:rsidRPr="00F65E7F">
          <w:rPr>
            <w:rFonts w:asciiTheme="majorBidi" w:hAnsiTheme="majorBidi" w:cstheme="majorBidi"/>
            <w:color w:val="222222"/>
            <w:highlight w:val="white"/>
          </w:rPr>
          <w:t xml:space="preserve"> with honors from The College of William &amp; Mary in Virginia.</w:t>
        </w:r>
      </w:ins>
    </w:p>
    <w:p w14:paraId="07B6F752" w14:textId="77777777" w:rsidR="00122E08" w:rsidRPr="00122E08" w:rsidRDefault="00122E08" w:rsidP="00122E08">
      <w:pPr>
        <w:rPr>
          <w:ins w:id="196" w:author="Jake Schneider" w:date="2020-05-22T11:22:00Z"/>
          <w:color w:val="FF0000"/>
          <w:rPrChange w:id="197" w:author="Jake Schneider" w:date="2020-05-22T13:07:00Z">
            <w:rPr>
              <w:ins w:id="198" w:author="Jake Schneider" w:date="2020-05-22T11:22:00Z"/>
            </w:rPr>
          </w:rPrChange>
        </w:rPr>
        <w:pPrChange w:id="199" w:author="Jake Schneider" w:date="2020-05-22T13:07:00Z">
          <w:pPr>
            <w:pStyle w:val="ListParagraph"/>
          </w:pPr>
        </w:pPrChange>
      </w:pPr>
    </w:p>
    <w:customXmlInsRangeStart w:id="200" w:author="Jake Schneider" w:date="2020-05-22T11:22:00Z"/>
    <w:sdt>
      <w:sdtPr>
        <w:id w:val="2132511745"/>
        <w:docPartObj>
          <w:docPartGallery w:val="Bibliographies"/>
          <w:docPartUnique/>
        </w:docPartObj>
      </w:sdtPr>
      <w:sdtEndPr>
        <w:rPr>
          <w:rFonts w:asciiTheme="minorHAnsi" w:eastAsiaTheme="minorHAnsi" w:hAnsiTheme="minorHAnsi" w:cstheme="minorBidi"/>
          <w:b w:val="0"/>
          <w:bCs w:val="0"/>
          <w:color w:val="auto"/>
          <w:sz w:val="22"/>
          <w:szCs w:val="22"/>
          <w:lang w:bidi="ar-SA"/>
        </w:rPr>
      </w:sdtEndPr>
      <w:sdtContent>
        <w:customXmlInsRangeEnd w:id="200"/>
        <w:p w14:paraId="7AACBB38" w14:textId="545C2942" w:rsidR="00C95AA9" w:rsidRDefault="00C95AA9">
          <w:pPr>
            <w:pStyle w:val="Heading1"/>
            <w:rPr>
              <w:ins w:id="201" w:author="Jake Schneider" w:date="2020-05-22T11:22:00Z"/>
            </w:rPr>
          </w:pPr>
          <w:ins w:id="202" w:author="Jake Schneider" w:date="2020-05-22T11:22:00Z">
            <w:r>
              <w:t>Bibliography</w:t>
            </w:r>
          </w:ins>
        </w:p>
        <w:customXmlInsRangeStart w:id="203" w:author="Jake Schneider" w:date="2020-05-22T11:22:00Z"/>
        <w:sdt>
          <w:sdtPr>
            <w:id w:val="111145805"/>
            <w:bibliography/>
          </w:sdtPr>
          <w:sdtContent>
            <w:customXmlInsRangeEnd w:id="203"/>
            <w:p w14:paraId="6AA89C9D" w14:textId="77777777" w:rsidR="00C95AA9" w:rsidRDefault="00C95AA9" w:rsidP="00C95AA9">
              <w:pPr>
                <w:pStyle w:val="Bibliography"/>
                <w:ind w:left="720" w:hanging="720"/>
                <w:rPr>
                  <w:noProof/>
                  <w:sz w:val="24"/>
                  <w:szCs w:val="24"/>
                </w:rPr>
              </w:pPr>
              <w:ins w:id="204" w:author="Jake Schneider" w:date="2020-05-22T11:22:00Z">
                <w:r>
                  <w:fldChar w:fldCharType="begin"/>
                </w:r>
                <w:r>
                  <w:instrText xml:space="preserve"> BIBLIOGRAPHY </w:instrText>
                </w:r>
                <w:r>
                  <w:fldChar w:fldCharType="separate"/>
                </w:r>
              </w:ins>
              <w:r>
                <w:rPr>
                  <w:noProof/>
                </w:rPr>
                <w:t xml:space="preserve">Center on Budget and Policy Priorities. 2016. </w:t>
              </w:r>
              <w:r>
                <w:rPr>
                  <w:i/>
                  <w:iCs/>
                  <w:noProof/>
                </w:rPr>
                <w:t>Chart Book: The Earned Income Tax Credit and Child Tax Credit.</w:t>
              </w:r>
              <w:r>
                <w:rPr>
                  <w:noProof/>
                </w:rPr>
                <w:t xml:space="preserve"> May 24. Accessed May 22, 2020. https://www.cbpp.org/research/federal-tax/chart-book-the-earned-income-tax-credit-and-child-tax-credit.</w:t>
              </w:r>
            </w:p>
            <w:p w14:paraId="618D3316" w14:textId="77777777" w:rsidR="00C95AA9" w:rsidRDefault="00C95AA9" w:rsidP="00C95AA9">
              <w:pPr>
                <w:pStyle w:val="Bibliography"/>
                <w:ind w:left="720" w:hanging="720"/>
                <w:rPr>
                  <w:noProof/>
                </w:rPr>
              </w:pPr>
              <w:r>
                <w:rPr>
                  <w:noProof/>
                </w:rPr>
                <w:t xml:space="preserve">—. 2020. </w:t>
              </w:r>
              <w:r>
                <w:rPr>
                  <w:i/>
                  <w:iCs/>
                  <w:noProof/>
                </w:rPr>
                <w:t>Policy Basics: Unemployment Insurance.</w:t>
              </w:r>
              <w:r>
                <w:rPr>
                  <w:noProof/>
                </w:rPr>
                <w:t xml:space="preserve"> May 12. Accessed May 22, 2020. https://www.cbpp.org/research/economy/policy-basics-unemployment-insurance.</w:t>
              </w:r>
            </w:p>
            <w:p w14:paraId="00EDBD18" w14:textId="77777777" w:rsidR="00C95AA9" w:rsidRDefault="00C95AA9" w:rsidP="00C95AA9">
              <w:pPr>
                <w:pStyle w:val="Bibliography"/>
                <w:ind w:left="720" w:hanging="720"/>
                <w:rPr>
                  <w:noProof/>
                </w:rPr>
              </w:pPr>
              <w:r>
                <w:rPr>
                  <w:noProof/>
                </w:rPr>
                <w:t xml:space="preserve">Federal Reserve Bank of St. Louis. 2020. </w:t>
              </w:r>
              <w:r>
                <w:rPr>
                  <w:i/>
                  <w:iCs/>
                  <w:noProof/>
                </w:rPr>
                <w:t>Initial Claims (ICSA).</w:t>
              </w:r>
              <w:r>
                <w:rPr>
                  <w:noProof/>
                </w:rPr>
                <w:t xml:space="preserve"> May 21. Accessed May 22, 2020. https://fred.stlouisfed.org/series/ICSA.</w:t>
              </w:r>
            </w:p>
            <w:p w14:paraId="3B7BFCFD" w14:textId="77777777" w:rsidR="00C95AA9" w:rsidRDefault="00C95AA9" w:rsidP="00C95AA9">
              <w:pPr>
                <w:pStyle w:val="Bibliography"/>
                <w:ind w:left="720" w:hanging="720"/>
                <w:rPr>
                  <w:noProof/>
                </w:rPr>
              </w:pPr>
              <w:r>
                <w:rPr>
                  <w:noProof/>
                </w:rPr>
                <w:t xml:space="preserve">IRS. 2020. </w:t>
              </w:r>
              <w:r>
                <w:rPr>
                  <w:i/>
                  <w:iCs/>
                  <w:noProof/>
                </w:rPr>
                <w:t>Earned Income Tax Credit (EITC).</w:t>
              </w:r>
              <w:r>
                <w:rPr>
                  <w:noProof/>
                </w:rPr>
                <w:t xml:space="preserve"> January 29. Accessed May 22, 2020. https://www.irs.gov/credits-deductions/individuals/earned-income-tax-credit.</w:t>
              </w:r>
            </w:p>
            <w:p w14:paraId="4F9745FC" w14:textId="72949424" w:rsidR="00C95AA9" w:rsidRDefault="00C95AA9" w:rsidP="00C95AA9">
              <w:pPr>
                <w:rPr>
                  <w:ins w:id="205" w:author="Jake Schneider" w:date="2020-05-22T11:22:00Z"/>
                </w:rPr>
              </w:pPr>
              <w:ins w:id="206" w:author="Jake Schneider" w:date="2020-05-22T11:22:00Z">
                <w:r>
                  <w:rPr>
                    <w:b/>
                    <w:bCs/>
                    <w:noProof/>
                  </w:rPr>
                  <w:fldChar w:fldCharType="end"/>
                </w:r>
              </w:ins>
            </w:p>
            <w:customXmlInsRangeStart w:id="207" w:author="Jake Schneider" w:date="2020-05-22T11:22:00Z"/>
          </w:sdtContent>
        </w:sdt>
        <w:customXmlInsRangeEnd w:id="207"/>
        <w:customXmlInsRangeStart w:id="208" w:author="Jake Schneider" w:date="2020-05-22T11:22:00Z"/>
      </w:sdtContent>
    </w:sdt>
    <w:customXmlInsRangeEnd w:id="208"/>
    <w:p w14:paraId="6E3D91BC" w14:textId="77777777" w:rsidR="00B30ED8" w:rsidRDefault="00B30ED8" w:rsidP="00C95AA9">
      <w:pPr>
        <w:pStyle w:val="ListParagraph"/>
        <w:pPrChange w:id="209" w:author="Jake Schneider" w:date="2020-05-22T11:22:00Z">
          <w:pPr/>
        </w:pPrChange>
      </w:pPr>
    </w:p>
    <w:p w14:paraId="7A319AF1" w14:textId="77777777" w:rsidR="00B30ED8" w:rsidRDefault="00B30ED8"/>
    <w:p w14:paraId="38D931CE" w14:textId="77777777" w:rsidR="009C39F9" w:rsidRPr="007D22D3" w:rsidRDefault="009C39F9">
      <w:pPr>
        <w:rPr>
          <w:u w:val="single"/>
        </w:rPr>
      </w:pPr>
    </w:p>
    <w:sectPr w:rsidR="009C39F9" w:rsidRPr="007D22D3">
      <w:headerReference w:type="even" r:id="rId14"/>
      <w:headerReference w:type="default" r:id="rId1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Jake Schneider" w:date="2020-05-22T12:56:00Z" w:initials="JS">
    <w:p w14:paraId="4ABAEEE0" w14:textId="11D650CA" w:rsidR="00230AF9" w:rsidRDefault="00230AF9">
      <w:pPr>
        <w:pStyle w:val="CommentText"/>
      </w:pPr>
      <w:r>
        <w:rPr>
          <w:rStyle w:val="CommentReference"/>
        </w:rPr>
        <w:annotationRef/>
      </w:r>
      <w:r>
        <w:t>Peter, if you like this picture as our headline image, I can purchase it from iStock. I sent an alternative as well in the email in case you like that picture better.</w:t>
      </w:r>
    </w:p>
  </w:comment>
  <w:comment w:id="15" w:author="Jake Schneider" w:date="2020-05-22T10:35:00Z" w:initials="JS">
    <w:p w14:paraId="38723240" w14:textId="73043E75" w:rsidR="00723244" w:rsidRDefault="00723244" w:rsidP="00723244">
      <w:pPr>
        <w:pStyle w:val="CommentText"/>
      </w:pPr>
      <w:r>
        <w:rPr>
          <w:rStyle w:val="CommentReference"/>
        </w:rPr>
        <w:annotationRef/>
      </w:r>
      <w:r>
        <w:t>By changing to less than $40k here, our argument will match with the data analysis that also uses the &lt;$40k per year figure</w:t>
      </w:r>
    </w:p>
  </w:comment>
  <w:comment w:id="52" w:author="Peter McKelvey" w:date="2020-05-20T08:31:00Z" w:initials="PM">
    <w:p w14:paraId="2CECAC1C" w14:textId="34EC4C3B" w:rsidR="00DA10AC" w:rsidRDefault="00DA10AC">
      <w:pPr>
        <w:pStyle w:val="CommentText"/>
      </w:pPr>
      <w:r>
        <w:rPr>
          <w:rStyle w:val="CommentReference"/>
        </w:rPr>
        <w:annotationRef/>
      </w:r>
      <w:r>
        <w:t>Jake – Put a footnote here and in the footnote</w:t>
      </w:r>
      <w:r w:rsidR="00B30ED8">
        <w:t>,</w:t>
      </w:r>
      <w:r>
        <w:t xml:space="preserve"> explain how you made the estimates referenced in this sentence</w:t>
      </w:r>
    </w:p>
  </w:comment>
  <w:comment w:id="53" w:author="Jake Schneider" w:date="2020-05-22T10:52:00Z" w:initials="JS">
    <w:p w14:paraId="5C828410" w14:textId="5784FEB6" w:rsidR="00625FEA" w:rsidRDefault="00625FEA">
      <w:pPr>
        <w:pStyle w:val="CommentText"/>
      </w:pPr>
      <w:r>
        <w:rPr>
          <w:rStyle w:val="CommentReference"/>
        </w:rPr>
        <w:annotationRef/>
      </w:r>
      <w:r>
        <w:t>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ABAEEE0" w15:done="0"/>
  <w15:commentEx w15:paraId="38723240" w15:done="0"/>
  <w15:commentEx w15:paraId="2CECAC1C" w15:done="0"/>
  <w15:commentEx w15:paraId="5C828410" w15:paraIdParent="2CECAC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24A67" w16cex:dateUtc="2020-05-22T16:56:00Z"/>
  <w16cex:commentExtensible w16cex:durableId="2272298D" w16cex:dateUtc="2020-05-22T14:35:00Z"/>
  <w16cex:commentExtensible w16cex:durableId="226F6958" w16cex:dateUtc="2020-05-20T12:31:00Z"/>
  <w16cex:commentExtensible w16cex:durableId="22722D52" w16cex:dateUtc="2020-05-22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BAEEE0" w16cid:durableId="22724A67"/>
  <w16cid:commentId w16cid:paraId="38723240" w16cid:durableId="2272298D"/>
  <w16cid:commentId w16cid:paraId="2CECAC1C" w16cid:durableId="226F6958"/>
  <w16cid:commentId w16cid:paraId="5C828410" w16cid:durableId="22722D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611645" w14:textId="77777777" w:rsidR="00BD15CA" w:rsidRDefault="00BD15CA" w:rsidP="00625FEA">
      <w:pPr>
        <w:spacing w:after="0" w:line="240" w:lineRule="auto"/>
      </w:pPr>
      <w:r>
        <w:separator/>
      </w:r>
    </w:p>
  </w:endnote>
  <w:endnote w:type="continuationSeparator" w:id="0">
    <w:p w14:paraId="06B82EFD" w14:textId="77777777" w:rsidR="00BD15CA" w:rsidRDefault="00BD15CA" w:rsidP="00625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1C09A6" w14:textId="77777777" w:rsidR="00BD15CA" w:rsidRDefault="00BD15CA" w:rsidP="00625FEA">
      <w:pPr>
        <w:spacing w:after="0" w:line="240" w:lineRule="auto"/>
      </w:pPr>
      <w:r>
        <w:separator/>
      </w:r>
    </w:p>
  </w:footnote>
  <w:footnote w:type="continuationSeparator" w:id="0">
    <w:p w14:paraId="5256ED52" w14:textId="77777777" w:rsidR="00BD15CA" w:rsidRDefault="00BD15CA" w:rsidP="00625FEA">
      <w:pPr>
        <w:spacing w:after="0" w:line="240" w:lineRule="auto"/>
      </w:pPr>
      <w:r>
        <w:continuationSeparator/>
      </w:r>
    </w:p>
  </w:footnote>
  <w:footnote w:id="1">
    <w:p w14:paraId="4ACC4923" w14:textId="39E94EC7" w:rsidR="00363AC7" w:rsidRDefault="006879C4" w:rsidP="000B705E">
      <w:pPr>
        <w:pStyle w:val="FootnoteText"/>
      </w:pPr>
      <w:ins w:id="20" w:author="Jake Schneider" w:date="2020-05-22T11:02:00Z">
        <w:r>
          <w:rPr>
            <w:rStyle w:val="FootnoteReference"/>
          </w:rPr>
          <w:footnoteRef/>
        </w:r>
        <w:r>
          <w:t xml:space="preserve"> Calculating the average </w:t>
        </w:r>
      </w:ins>
      <w:ins w:id="21" w:author="Jake Schneider" w:date="2020-05-22T11:03:00Z">
        <w:r>
          <w:t xml:space="preserve">state </w:t>
        </w:r>
      </w:ins>
      <w:ins w:id="22" w:author="Jake Schneider" w:date="2020-05-22T11:02:00Z">
        <w:r>
          <w:t>unemployment benefit</w:t>
        </w:r>
      </w:ins>
      <w:ins w:id="23" w:author="Jake Schneider" w:date="2020-05-22T11:03:00Z">
        <w:r>
          <w:t xml:space="preserve"> for the United </w:t>
        </w:r>
      </w:ins>
      <w:ins w:id="24" w:author="Jake Schneider" w:date="2020-05-22T11:04:00Z">
        <w:r>
          <w:t>States</w:t>
        </w:r>
      </w:ins>
      <w:ins w:id="25" w:author="Jake Schneider" w:date="2020-05-22T11:02:00Z">
        <w:r>
          <w:t xml:space="preserve"> is complicated </w:t>
        </w:r>
      </w:ins>
      <w:ins w:id="26" w:author="Jake Schneider" w:date="2020-05-22T11:03:00Z">
        <w:r>
          <w:t>by various underlying factors related to the recipient,</w:t>
        </w:r>
      </w:ins>
      <w:ins w:id="27" w:author="Jake Schneider" w:date="2020-05-22T11:02:00Z">
        <w:r>
          <w:t xml:space="preserve"> </w:t>
        </w:r>
      </w:ins>
      <w:ins w:id="28" w:author="Jake Schneider" w:date="2020-05-22T11:04:00Z">
        <w:r>
          <w:t>including their previous salary</w:t>
        </w:r>
      </w:ins>
      <w:ins w:id="29" w:author="Jake Schneider" w:date="2020-05-22T11:05:00Z">
        <w:r w:rsidR="00363AC7">
          <w:t xml:space="preserve"> and state of residence. Although research from The Center on Budget and Policy Priorities </w:t>
        </w:r>
      </w:ins>
      <w:ins w:id="30" w:author="Jake Schneider" w:date="2020-05-22T11:06:00Z">
        <w:r w:rsidR="00363AC7">
          <w:t>states that the average unemployment benefit in the US is $37</w:t>
        </w:r>
      </w:ins>
      <w:ins w:id="31" w:author="Jake Schneider" w:date="2020-05-22T11:07:00Z">
        <w:r w:rsidR="00363AC7">
          <w:t>8</w:t>
        </w:r>
      </w:ins>
      <w:ins w:id="32" w:author="Jake Schneider" w:date="2020-05-22T11:06:00Z">
        <w:r w:rsidR="00363AC7">
          <w:t xml:space="preserve">, to be conservative, our team estimated the average benefits at about </w:t>
        </w:r>
      </w:ins>
      <w:ins w:id="33" w:author="Jake Schneider" w:date="2020-05-22T11:07:00Z">
        <w:r w:rsidR="00363AC7">
          <w:t>$250.</w:t>
        </w:r>
      </w:ins>
    </w:p>
  </w:footnote>
  <w:footnote w:id="2">
    <w:p w14:paraId="6DB21B47" w14:textId="77777777" w:rsidR="00625FEA" w:rsidRDefault="00625FEA" w:rsidP="00625FEA">
      <w:pPr>
        <w:pStyle w:val="FootnoteText"/>
        <w:rPr>
          <w:ins w:id="55" w:author="Jake Schneider" w:date="2020-05-22T10:51:00Z"/>
        </w:rPr>
      </w:pPr>
      <w:ins w:id="56" w:author="Jake Schneider" w:date="2020-05-22T10:51:00Z">
        <w:r>
          <w:rPr>
            <w:rStyle w:val="FootnoteReference"/>
          </w:rPr>
          <w:footnoteRef/>
        </w:r>
        <w:r>
          <w:t xml:space="preserve"> The authors estimated these figures using publicly available data and analyses from the Federal Reserve Bank of St. Louis (FRED), the Federal Reserve SHED Survey, the Bureau of Labor Statistics (BLS) and the New York Times. The two numbers listed draw upon assumptions for either households or individuals receiving unemployment insurance between March 21, 2020 and May 16, 2020 and also earned less than $40,000 annually. The authors’ calculations can be found on their GitHub page here: </w:t>
        </w:r>
        <w:r w:rsidRPr="00625FEA">
          <w:t>https://github.com/jschneids13/Covid_UI</w:t>
        </w:r>
        <w:r>
          <w:t>.</w:t>
        </w:r>
      </w:ins>
    </w:p>
  </w:footnote>
  <w:footnote w:id="3">
    <w:p w14:paraId="4FBE8CD1" w14:textId="0D77D101" w:rsidR="00C95AA9" w:rsidRDefault="00C95AA9">
      <w:pPr>
        <w:pStyle w:val="FootnoteText"/>
      </w:pPr>
      <w:ins w:id="134" w:author="Jake Schneider" w:date="2020-05-22T11:21:00Z">
        <w:r>
          <w:rPr>
            <w:rStyle w:val="FootnoteReference"/>
          </w:rPr>
          <w:footnoteRef/>
        </w:r>
        <w:r>
          <w:t xml:space="preserve"> </w:t>
        </w:r>
      </w:ins>
      <w:customXmlInsRangeStart w:id="135" w:author="Jake Schneider" w:date="2020-05-22T11:21:00Z"/>
      <w:sdt>
        <w:sdtPr>
          <w:id w:val="-823356072"/>
          <w:citation/>
        </w:sdtPr>
        <w:sdtContent>
          <w:customXmlInsRangeEnd w:id="135"/>
          <w:ins w:id="136" w:author="Jake Schneider" w:date="2020-05-22T11:21:00Z">
            <w:r>
              <w:fldChar w:fldCharType="begin"/>
            </w:r>
            <w:r>
              <w:instrText xml:space="preserve"> CITATION Cen16 \l 1033 </w:instrText>
            </w:r>
          </w:ins>
          <w:r>
            <w:fldChar w:fldCharType="separate"/>
          </w:r>
          <w:r>
            <w:rPr>
              <w:noProof/>
            </w:rPr>
            <w:t>(Center on Budget and Policy Priorities 2016)</w:t>
          </w:r>
          <w:ins w:id="137" w:author="Jake Schneider" w:date="2020-05-22T11:21:00Z">
            <w:r>
              <w:fldChar w:fldCharType="end"/>
            </w:r>
          </w:ins>
          <w:customXmlInsRangeStart w:id="138" w:author="Jake Schneider" w:date="2020-05-22T11:21:00Z"/>
        </w:sdtContent>
      </w:sdt>
      <w:customXmlInsRangeEnd w:id="138"/>
    </w:p>
  </w:footnote>
  <w:footnote w:id="4">
    <w:p w14:paraId="1B7783F7" w14:textId="7DA0C47E" w:rsidR="001D6295" w:rsidRDefault="001D6295">
      <w:pPr>
        <w:pStyle w:val="FootnoteText"/>
      </w:pPr>
      <w:ins w:id="154" w:author="Jake Schneider" w:date="2020-05-22T11:26:00Z">
        <w:r>
          <w:rPr>
            <w:rStyle w:val="FootnoteReference"/>
          </w:rPr>
          <w:footnoteRef/>
        </w:r>
        <w:r>
          <w:t xml:space="preserve"> </w:t>
        </w:r>
      </w:ins>
      <w:customXmlInsRangeStart w:id="155" w:author="Jake Schneider" w:date="2020-05-22T11:27:00Z"/>
      <w:sdt>
        <w:sdtPr>
          <w:id w:val="1226494374"/>
          <w:citation/>
        </w:sdtPr>
        <w:sdtContent>
          <w:customXmlInsRangeEnd w:id="155"/>
          <w:ins w:id="156" w:author="Jake Schneider" w:date="2020-05-22T11:27:00Z">
            <w:r>
              <w:fldChar w:fldCharType="begin"/>
            </w:r>
            <w:r>
              <w:instrText xml:space="preserve"> CITATION IRS20 \l 1033 </w:instrText>
            </w:r>
          </w:ins>
          <w:r>
            <w:fldChar w:fldCharType="separate"/>
          </w:r>
          <w:ins w:id="157" w:author="Jake Schneider" w:date="2020-05-22T11:27:00Z">
            <w:r>
              <w:rPr>
                <w:noProof/>
              </w:rPr>
              <w:t>(IRS 2020)</w:t>
            </w:r>
            <w:r>
              <w:fldChar w:fldCharType="end"/>
            </w:r>
          </w:ins>
          <w:customXmlInsRangeStart w:id="158" w:author="Jake Schneider" w:date="2020-05-22T11:27:00Z"/>
        </w:sdtContent>
      </w:sdt>
      <w:customXmlInsRangeEnd w:id="158"/>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210" w:author="Jake Schneider" w:date="2020-05-22T13:06:00Z"/>
  <w:sdt>
    <w:sdtPr>
      <w:rPr>
        <w:rStyle w:val="PageNumber"/>
      </w:rPr>
      <w:id w:val="-735164957"/>
      <w:docPartObj>
        <w:docPartGallery w:val="Page Numbers (Top of Page)"/>
        <w:docPartUnique/>
      </w:docPartObj>
    </w:sdtPr>
    <w:sdtContent>
      <w:customXmlInsRangeEnd w:id="210"/>
      <w:p w14:paraId="0845E88D" w14:textId="2F4E4E1D" w:rsidR="00122E08" w:rsidRDefault="00122E08" w:rsidP="005B4868">
        <w:pPr>
          <w:pStyle w:val="Header"/>
          <w:framePr w:wrap="none" w:vAnchor="text" w:hAnchor="margin" w:xAlign="right" w:y="1"/>
          <w:rPr>
            <w:ins w:id="211" w:author="Jake Schneider" w:date="2020-05-22T13:06:00Z"/>
            <w:rStyle w:val="PageNumber"/>
          </w:rPr>
        </w:pPr>
        <w:ins w:id="212" w:author="Jake Schneider" w:date="2020-05-22T13:06:00Z">
          <w:r>
            <w:rPr>
              <w:rStyle w:val="PageNumber"/>
            </w:rPr>
            <w:fldChar w:fldCharType="begin"/>
          </w:r>
          <w:r>
            <w:rPr>
              <w:rStyle w:val="PageNumber"/>
            </w:rPr>
            <w:instrText xml:space="preserve"> PAGE </w:instrText>
          </w:r>
          <w:r>
            <w:rPr>
              <w:rStyle w:val="PageNumber"/>
            </w:rPr>
            <w:fldChar w:fldCharType="end"/>
          </w:r>
        </w:ins>
      </w:p>
      <w:customXmlInsRangeStart w:id="213" w:author="Jake Schneider" w:date="2020-05-22T13:06:00Z"/>
    </w:sdtContent>
  </w:sdt>
  <w:customXmlInsRangeEnd w:id="213"/>
  <w:p w14:paraId="74BF4427" w14:textId="77777777" w:rsidR="00122E08" w:rsidRDefault="00122E08" w:rsidP="00122E08">
    <w:pPr>
      <w:pStyle w:val="Header"/>
      <w:ind w:right="360"/>
      <w:pPrChange w:id="214" w:author="Jake Schneider" w:date="2020-05-22T13:06:00Z">
        <w:pPr>
          <w:pStyle w:val="Header"/>
        </w:pPr>
      </w:pPrChang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215" w:author="Jake Schneider" w:date="2020-05-22T13:06:00Z"/>
  <w:sdt>
    <w:sdtPr>
      <w:rPr>
        <w:rStyle w:val="PageNumber"/>
      </w:rPr>
      <w:id w:val="-1658055518"/>
      <w:docPartObj>
        <w:docPartGallery w:val="Page Numbers (Top of Page)"/>
        <w:docPartUnique/>
      </w:docPartObj>
    </w:sdtPr>
    <w:sdtContent>
      <w:customXmlInsRangeEnd w:id="215"/>
      <w:p w14:paraId="2B9C68FF" w14:textId="5576C2DE" w:rsidR="00122E08" w:rsidRDefault="00122E08" w:rsidP="005B4868">
        <w:pPr>
          <w:pStyle w:val="Header"/>
          <w:framePr w:wrap="none" w:vAnchor="text" w:hAnchor="margin" w:xAlign="right" w:y="1"/>
          <w:rPr>
            <w:ins w:id="216" w:author="Jake Schneider" w:date="2020-05-22T13:06:00Z"/>
            <w:rStyle w:val="PageNumber"/>
          </w:rPr>
        </w:pPr>
        <w:ins w:id="217" w:author="Jake Schneider" w:date="2020-05-22T13:06:00Z">
          <w:r>
            <w:rPr>
              <w:rStyle w:val="PageNumber"/>
            </w:rPr>
            <w:t xml:space="preserve">McKelvey and Schneider </w:t>
          </w:r>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218" w:author="Jake Schneider" w:date="2020-05-22T13:06:00Z">
          <w:r>
            <w:rPr>
              <w:rStyle w:val="PageNumber"/>
            </w:rPr>
            <w:fldChar w:fldCharType="end"/>
          </w:r>
        </w:ins>
      </w:p>
      <w:customXmlInsRangeStart w:id="219" w:author="Jake Schneider" w:date="2020-05-22T13:06:00Z"/>
    </w:sdtContent>
  </w:sdt>
  <w:customXmlInsRangeEnd w:id="219"/>
  <w:p w14:paraId="575E55F3" w14:textId="77777777" w:rsidR="00122E08" w:rsidRDefault="00122E08" w:rsidP="00122E08">
    <w:pPr>
      <w:pStyle w:val="Header"/>
      <w:ind w:right="360"/>
      <w:pPrChange w:id="220" w:author="Jake Schneider" w:date="2020-05-22T13:06:00Z">
        <w:pPr>
          <w:pStyle w:val="Header"/>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1A6273"/>
    <w:multiLevelType w:val="hybridMultilevel"/>
    <w:tmpl w:val="4DA66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BD34C4"/>
    <w:multiLevelType w:val="hybridMultilevel"/>
    <w:tmpl w:val="171E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EE059D"/>
    <w:multiLevelType w:val="hybridMultilevel"/>
    <w:tmpl w:val="26B45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0C42E7"/>
    <w:multiLevelType w:val="hybridMultilevel"/>
    <w:tmpl w:val="973E8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EA7CB7"/>
    <w:multiLevelType w:val="hybridMultilevel"/>
    <w:tmpl w:val="9C2E1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EF753B"/>
    <w:multiLevelType w:val="hybridMultilevel"/>
    <w:tmpl w:val="579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E2703D"/>
    <w:multiLevelType w:val="hybridMultilevel"/>
    <w:tmpl w:val="3D76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5"/>
  </w:num>
  <w:num w:numId="6">
    <w:abstractNumId w:val="6"/>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ke Schneider">
    <w15:presenceInfo w15:providerId="Windows Live" w15:userId="6f80b508ea527ceb"/>
  </w15:person>
  <w15:person w15:author="Peter McKelvey">
    <w15:presenceInfo w15:providerId="Windows Live" w15:userId="90ead5216b4896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957"/>
    <w:rsid w:val="00000653"/>
    <w:rsid w:val="00023229"/>
    <w:rsid w:val="00041037"/>
    <w:rsid w:val="000B705E"/>
    <w:rsid w:val="000E5C50"/>
    <w:rsid w:val="00122E08"/>
    <w:rsid w:val="001942AA"/>
    <w:rsid w:val="001D6295"/>
    <w:rsid w:val="00214175"/>
    <w:rsid w:val="00230AF9"/>
    <w:rsid w:val="00230DD3"/>
    <w:rsid w:val="00277F2A"/>
    <w:rsid w:val="002D5543"/>
    <w:rsid w:val="00363AC7"/>
    <w:rsid w:val="003B2D00"/>
    <w:rsid w:val="003C229E"/>
    <w:rsid w:val="00436115"/>
    <w:rsid w:val="004A72AD"/>
    <w:rsid w:val="004B4603"/>
    <w:rsid w:val="004E37D0"/>
    <w:rsid w:val="00512807"/>
    <w:rsid w:val="00562311"/>
    <w:rsid w:val="005814C9"/>
    <w:rsid w:val="005B0E62"/>
    <w:rsid w:val="00625FEA"/>
    <w:rsid w:val="006618C6"/>
    <w:rsid w:val="006879C4"/>
    <w:rsid w:val="006B4FDE"/>
    <w:rsid w:val="00723244"/>
    <w:rsid w:val="00796392"/>
    <w:rsid w:val="007C197F"/>
    <w:rsid w:val="007D22D3"/>
    <w:rsid w:val="008B147E"/>
    <w:rsid w:val="00961681"/>
    <w:rsid w:val="009C39F9"/>
    <w:rsid w:val="00A565A1"/>
    <w:rsid w:val="00B14B9E"/>
    <w:rsid w:val="00B30ED8"/>
    <w:rsid w:val="00B50B62"/>
    <w:rsid w:val="00BD15CA"/>
    <w:rsid w:val="00C24957"/>
    <w:rsid w:val="00C73585"/>
    <w:rsid w:val="00C95AA9"/>
    <w:rsid w:val="00D07970"/>
    <w:rsid w:val="00D45CCC"/>
    <w:rsid w:val="00D96C49"/>
    <w:rsid w:val="00DA10AC"/>
    <w:rsid w:val="00DC5662"/>
    <w:rsid w:val="00E22EDA"/>
    <w:rsid w:val="00F41BDA"/>
    <w:rsid w:val="00FA7199"/>
    <w:rsid w:val="00FC175E"/>
    <w:rsid w:val="00FD0C19"/>
    <w:rsid w:val="00FD6A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8E607"/>
  <w15:chartTrackingRefBased/>
  <w15:docId w15:val="{54BBD059-34D1-4752-BE9A-D2F1471F3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5AA9"/>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9F9"/>
    <w:pPr>
      <w:ind w:left="720"/>
      <w:contextualSpacing/>
    </w:pPr>
  </w:style>
  <w:style w:type="character" w:styleId="CommentReference">
    <w:name w:val="annotation reference"/>
    <w:basedOn w:val="DefaultParagraphFont"/>
    <w:uiPriority w:val="99"/>
    <w:semiHidden/>
    <w:unhideWhenUsed/>
    <w:rsid w:val="00DA10AC"/>
    <w:rPr>
      <w:sz w:val="16"/>
      <w:szCs w:val="16"/>
    </w:rPr>
  </w:style>
  <w:style w:type="paragraph" w:styleId="CommentText">
    <w:name w:val="annotation text"/>
    <w:basedOn w:val="Normal"/>
    <w:link w:val="CommentTextChar"/>
    <w:uiPriority w:val="99"/>
    <w:semiHidden/>
    <w:unhideWhenUsed/>
    <w:rsid w:val="00DA10AC"/>
    <w:pPr>
      <w:spacing w:line="240" w:lineRule="auto"/>
    </w:pPr>
    <w:rPr>
      <w:sz w:val="20"/>
      <w:szCs w:val="20"/>
    </w:rPr>
  </w:style>
  <w:style w:type="character" w:customStyle="1" w:styleId="CommentTextChar">
    <w:name w:val="Comment Text Char"/>
    <w:basedOn w:val="DefaultParagraphFont"/>
    <w:link w:val="CommentText"/>
    <w:uiPriority w:val="99"/>
    <w:semiHidden/>
    <w:rsid w:val="00DA10AC"/>
    <w:rPr>
      <w:sz w:val="20"/>
      <w:szCs w:val="20"/>
    </w:rPr>
  </w:style>
  <w:style w:type="paragraph" w:styleId="CommentSubject">
    <w:name w:val="annotation subject"/>
    <w:basedOn w:val="CommentText"/>
    <w:next w:val="CommentText"/>
    <w:link w:val="CommentSubjectChar"/>
    <w:uiPriority w:val="99"/>
    <w:semiHidden/>
    <w:unhideWhenUsed/>
    <w:rsid w:val="00DA10AC"/>
    <w:rPr>
      <w:b/>
      <w:bCs/>
    </w:rPr>
  </w:style>
  <w:style w:type="character" w:customStyle="1" w:styleId="CommentSubjectChar">
    <w:name w:val="Comment Subject Char"/>
    <w:basedOn w:val="CommentTextChar"/>
    <w:link w:val="CommentSubject"/>
    <w:uiPriority w:val="99"/>
    <w:semiHidden/>
    <w:rsid w:val="00DA10AC"/>
    <w:rPr>
      <w:b/>
      <w:bCs/>
      <w:sz w:val="20"/>
      <w:szCs w:val="20"/>
    </w:rPr>
  </w:style>
  <w:style w:type="paragraph" w:styleId="BalloonText">
    <w:name w:val="Balloon Text"/>
    <w:basedOn w:val="Normal"/>
    <w:link w:val="BalloonTextChar"/>
    <w:uiPriority w:val="99"/>
    <w:semiHidden/>
    <w:unhideWhenUsed/>
    <w:rsid w:val="00DA10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10AC"/>
    <w:rPr>
      <w:rFonts w:ascii="Segoe UI" w:hAnsi="Segoe UI" w:cs="Segoe UI"/>
      <w:sz w:val="18"/>
      <w:szCs w:val="18"/>
    </w:rPr>
  </w:style>
  <w:style w:type="paragraph" w:styleId="FootnoteText">
    <w:name w:val="footnote text"/>
    <w:basedOn w:val="Normal"/>
    <w:link w:val="FootnoteTextChar"/>
    <w:uiPriority w:val="99"/>
    <w:semiHidden/>
    <w:unhideWhenUsed/>
    <w:rsid w:val="00625F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5FEA"/>
    <w:rPr>
      <w:sz w:val="20"/>
      <w:szCs w:val="20"/>
    </w:rPr>
  </w:style>
  <w:style w:type="character" w:styleId="FootnoteReference">
    <w:name w:val="footnote reference"/>
    <w:basedOn w:val="DefaultParagraphFont"/>
    <w:uiPriority w:val="99"/>
    <w:semiHidden/>
    <w:unhideWhenUsed/>
    <w:rsid w:val="00625FEA"/>
    <w:rPr>
      <w:vertAlign w:val="superscript"/>
    </w:rPr>
  </w:style>
  <w:style w:type="character" w:customStyle="1" w:styleId="Heading1Char">
    <w:name w:val="Heading 1 Char"/>
    <w:basedOn w:val="DefaultParagraphFont"/>
    <w:link w:val="Heading1"/>
    <w:uiPriority w:val="9"/>
    <w:rsid w:val="00C95AA9"/>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C95AA9"/>
  </w:style>
  <w:style w:type="paragraph" w:styleId="Caption">
    <w:name w:val="caption"/>
    <w:basedOn w:val="Normal"/>
    <w:next w:val="Normal"/>
    <w:uiPriority w:val="35"/>
    <w:unhideWhenUsed/>
    <w:qFormat/>
    <w:rsid w:val="00230AF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22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E08"/>
  </w:style>
  <w:style w:type="paragraph" w:styleId="Footer">
    <w:name w:val="footer"/>
    <w:basedOn w:val="Normal"/>
    <w:link w:val="FooterChar"/>
    <w:uiPriority w:val="99"/>
    <w:unhideWhenUsed/>
    <w:rsid w:val="00122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E08"/>
  </w:style>
  <w:style w:type="character" w:styleId="PageNumber">
    <w:name w:val="page number"/>
    <w:basedOn w:val="DefaultParagraphFont"/>
    <w:uiPriority w:val="99"/>
    <w:semiHidden/>
    <w:unhideWhenUsed/>
    <w:rsid w:val="00122E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8532939">
      <w:bodyDiv w:val="1"/>
      <w:marLeft w:val="0"/>
      <w:marRight w:val="0"/>
      <w:marTop w:val="0"/>
      <w:marBottom w:val="0"/>
      <w:divBdr>
        <w:top w:val="none" w:sz="0" w:space="0" w:color="auto"/>
        <w:left w:val="none" w:sz="0" w:space="0" w:color="auto"/>
        <w:bottom w:val="none" w:sz="0" w:space="0" w:color="auto"/>
        <w:right w:val="none" w:sz="0" w:space="0" w:color="auto"/>
      </w:divBdr>
    </w:div>
    <w:div w:id="400056569">
      <w:bodyDiv w:val="1"/>
      <w:marLeft w:val="0"/>
      <w:marRight w:val="0"/>
      <w:marTop w:val="0"/>
      <w:marBottom w:val="0"/>
      <w:divBdr>
        <w:top w:val="none" w:sz="0" w:space="0" w:color="auto"/>
        <w:left w:val="none" w:sz="0" w:space="0" w:color="auto"/>
        <w:bottom w:val="none" w:sz="0" w:space="0" w:color="auto"/>
        <w:right w:val="none" w:sz="0" w:space="0" w:color="auto"/>
      </w:divBdr>
    </w:div>
    <w:div w:id="471027047">
      <w:bodyDiv w:val="1"/>
      <w:marLeft w:val="0"/>
      <w:marRight w:val="0"/>
      <w:marTop w:val="0"/>
      <w:marBottom w:val="0"/>
      <w:divBdr>
        <w:top w:val="none" w:sz="0" w:space="0" w:color="auto"/>
        <w:left w:val="none" w:sz="0" w:space="0" w:color="auto"/>
        <w:bottom w:val="none" w:sz="0" w:space="0" w:color="auto"/>
        <w:right w:val="none" w:sz="0" w:space="0" w:color="auto"/>
      </w:divBdr>
    </w:div>
    <w:div w:id="563832607">
      <w:bodyDiv w:val="1"/>
      <w:marLeft w:val="0"/>
      <w:marRight w:val="0"/>
      <w:marTop w:val="0"/>
      <w:marBottom w:val="0"/>
      <w:divBdr>
        <w:top w:val="none" w:sz="0" w:space="0" w:color="auto"/>
        <w:left w:val="none" w:sz="0" w:space="0" w:color="auto"/>
        <w:bottom w:val="none" w:sz="0" w:space="0" w:color="auto"/>
        <w:right w:val="none" w:sz="0" w:space="0" w:color="auto"/>
      </w:divBdr>
      <w:divsChild>
        <w:div w:id="141503038">
          <w:marLeft w:val="0"/>
          <w:marRight w:val="0"/>
          <w:marTop w:val="0"/>
          <w:marBottom w:val="0"/>
          <w:divBdr>
            <w:top w:val="none" w:sz="0" w:space="0" w:color="auto"/>
            <w:left w:val="none" w:sz="0" w:space="0" w:color="auto"/>
            <w:bottom w:val="none" w:sz="0" w:space="0" w:color="auto"/>
            <w:right w:val="none" w:sz="0" w:space="0" w:color="auto"/>
          </w:divBdr>
          <w:divsChild>
            <w:div w:id="170081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34220">
      <w:bodyDiv w:val="1"/>
      <w:marLeft w:val="0"/>
      <w:marRight w:val="0"/>
      <w:marTop w:val="0"/>
      <w:marBottom w:val="0"/>
      <w:divBdr>
        <w:top w:val="none" w:sz="0" w:space="0" w:color="auto"/>
        <w:left w:val="none" w:sz="0" w:space="0" w:color="auto"/>
        <w:bottom w:val="none" w:sz="0" w:space="0" w:color="auto"/>
        <w:right w:val="none" w:sz="0" w:space="0" w:color="auto"/>
      </w:divBdr>
    </w:div>
    <w:div w:id="1162086236">
      <w:bodyDiv w:val="1"/>
      <w:marLeft w:val="0"/>
      <w:marRight w:val="0"/>
      <w:marTop w:val="0"/>
      <w:marBottom w:val="0"/>
      <w:divBdr>
        <w:top w:val="none" w:sz="0" w:space="0" w:color="auto"/>
        <w:left w:val="none" w:sz="0" w:space="0" w:color="auto"/>
        <w:bottom w:val="none" w:sz="0" w:space="0" w:color="auto"/>
        <w:right w:val="none" w:sz="0" w:space="0" w:color="auto"/>
      </w:divBdr>
    </w:div>
    <w:div w:id="1596087820">
      <w:bodyDiv w:val="1"/>
      <w:marLeft w:val="0"/>
      <w:marRight w:val="0"/>
      <w:marTop w:val="0"/>
      <w:marBottom w:val="0"/>
      <w:divBdr>
        <w:top w:val="none" w:sz="0" w:space="0" w:color="auto"/>
        <w:left w:val="none" w:sz="0" w:space="0" w:color="auto"/>
        <w:bottom w:val="none" w:sz="0" w:space="0" w:color="auto"/>
        <w:right w:val="none" w:sz="0" w:space="0" w:color="auto"/>
      </w:divBdr>
    </w:div>
    <w:div w:id="1620259106">
      <w:bodyDiv w:val="1"/>
      <w:marLeft w:val="0"/>
      <w:marRight w:val="0"/>
      <w:marTop w:val="0"/>
      <w:marBottom w:val="0"/>
      <w:divBdr>
        <w:top w:val="none" w:sz="0" w:space="0" w:color="auto"/>
        <w:left w:val="none" w:sz="0" w:space="0" w:color="auto"/>
        <w:bottom w:val="none" w:sz="0" w:space="0" w:color="auto"/>
        <w:right w:val="none" w:sz="0" w:space="0" w:color="auto"/>
      </w:divBdr>
    </w:div>
    <w:div w:id="1856384978">
      <w:bodyDiv w:val="1"/>
      <w:marLeft w:val="0"/>
      <w:marRight w:val="0"/>
      <w:marTop w:val="0"/>
      <w:marBottom w:val="0"/>
      <w:divBdr>
        <w:top w:val="none" w:sz="0" w:space="0" w:color="auto"/>
        <w:left w:val="none" w:sz="0" w:space="0" w:color="auto"/>
        <w:bottom w:val="none" w:sz="0" w:space="0" w:color="auto"/>
        <w:right w:val="none" w:sz="0" w:space="0" w:color="auto"/>
      </w:divBdr>
    </w:div>
    <w:div w:id="1956256124">
      <w:bodyDiv w:val="1"/>
      <w:marLeft w:val="0"/>
      <w:marRight w:val="0"/>
      <w:marTop w:val="0"/>
      <w:marBottom w:val="0"/>
      <w:divBdr>
        <w:top w:val="none" w:sz="0" w:space="0" w:color="auto"/>
        <w:left w:val="none" w:sz="0" w:space="0" w:color="auto"/>
        <w:bottom w:val="none" w:sz="0" w:space="0" w:color="auto"/>
        <w:right w:val="none" w:sz="0" w:space="0" w:color="auto"/>
      </w:divBdr>
    </w:div>
    <w:div w:id="2036541812">
      <w:bodyDiv w:val="1"/>
      <w:marLeft w:val="0"/>
      <w:marRight w:val="0"/>
      <w:marTop w:val="0"/>
      <w:marBottom w:val="0"/>
      <w:divBdr>
        <w:top w:val="none" w:sz="0" w:space="0" w:color="auto"/>
        <w:left w:val="none" w:sz="0" w:space="0" w:color="auto"/>
        <w:bottom w:val="none" w:sz="0" w:space="0" w:color="auto"/>
        <w:right w:val="none" w:sz="0" w:space="0" w:color="auto"/>
      </w:divBdr>
    </w:div>
    <w:div w:id="2042048216">
      <w:bodyDiv w:val="1"/>
      <w:marLeft w:val="0"/>
      <w:marRight w:val="0"/>
      <w:marTop w:val="0"/>
      <w:marBottom w:val="0"/>
      <w:divBdr>
        <w:top w:val="none" w:sz="0" w:space="0" w:color="auto"/>
        <w:left w:val="none" w:sz="0" w:space="0" w:color="auto"/>
        <w:bottom w:val="none" w:sz="0" w:space="0" w:color="auto"/>
        <w:right w:val="none" w:sz="0" w:space="0" w:color="auto"/>
      </w:divBdr>
    </w:div>
    <w:div w:id="2046520444">
      <w:bodyDiv w:val="1"/>
      <w:marLeft w:val="0"/>
      <w:marRight w:val="0"/>
      <w:marTop w:val="0"/>
      <w:marBottom w:val="0"/>
      <w:divBdr>
        <w:top w:val="none" w:sz="0" w:space="0" w:color="auto"/>
        <w:left w:val="none" w:sz="0" w:space="0" w:color="auto"/>
        <w:bottom w:val="none" w:sz="0" w:space="0" w:color="auto"/>
        <w:right w:val="none" w:sz="0" w:space="0" w:color="auto"/>
      </w:divBdr>
    </w:div>
    <w:div w:id="2143108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eader" Target="header2.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Cen16</b:Tag>
    <b:SourceType>InternetSite</b:SourceType>
    <b:Guid>{7A90BBA6-A132-194C-B37B-F62674263D74}</b:Guid>
    <b:Author>
      <b:Author>
        <b:Corporate>Center on Budget and Policy Priorities</b:Corporate>
      </b:Author>
    </b:Author>
    <b:Title>Chart Book: The Earned Income Tax Credit and Child Tax Credit</b:Title>
    <b:URL>https://www.cbpp.org/research/federal-tax/chart-book-the-earned-income-tax-credit-and-child-tax-credit</b:URL>
    <b:Year>2016</b:Year>
    <b:Month>May</b:Month>
    <b:Day>24</b:Day>
    <b:YearAccessed>2020</b:YearAccessed>
    <b:MonthAccessed>May</b:MonthAccessed>
    <b:DayAccessed>22</b:DayAccessed>
    <b:RefOrder>1</b:RefOrder>
  </b:Source>
  <b:Source>
    <b:Tag>IRS20</b:Tag>
    <b:SourceType>InternetSite</b:SourceType>
    <b:Guid>{0FE38FA9-533F-7546-9C7B-1683B4B32BA2}</b:Guid>
    <b:Author>
      <b:Author>
        <b:Corporate>IRS</b:Corporate>
      </b:Author>
    </b:Author>
    <b:Title>Earned Income Tax Credit (EITC)</b:Title>
    <b:URL>https://www.irs.gov/credits-deductions/individuals/earned-income-tax-credit</b:URL>
    <b:Year>2020</b:Year>
    <b:Month>January</b:Month>
    <b:Day>29</b:Day>
    <b:YearAccessed>2020</b:YearAccessed>
    <b:MonthAccessed>May</b:MonthAccessed>
    <b:DayAccessed>22</b:DayAccessed>
    <b:RefOrder>2</b:RefOrder>
  </b:Source>
  <b:Source>
    <b:Tag>Fed20</b:Tag>
    <b:SourceType>InternetSite</b:SourceType>
    <b:Guid>{458DA5FF-E110-F146-A706-CD04EC34AD47}</b:Guid>
    <b:Author>
      <b:Author>
        <b:Corporate>Federal Reserve Bank of St. Louis</b:Corporate>
      </b:Author>
    </b:Author>
    <b:Title>Initial Claims (ICSA)</b:Title>
    <b:URL>https://fred.stlouisfed.org/series/ICSA</b:URL>
    <b:Year>2020</b:Year>
    <b:Month>May</b:Month>
    <b:Day>21</b:Day>
    <b:YearAccessed>2020</b:YearAccessed>
    <b:MonthAccessed>May</b:MonthAccessed>
    <b:DayAccessed>22</b:DayAccessed>
    <b:RefOrder>3</b:RefOrder>
  </b:Source>
  <b:Source>
    <b:Tag>Cen20</b:Tag>
    <b:SourceType>InternetSite</b:SourceType>
    <b:Guid>{BAAD37E9-2070-FD42-A3E5-66E7D8DE0A15}</b:Guid>
    <b:Author>
      <b:Author>
        <b:Corporate>Center on Budget and Policy Priorities</b:Corporate>
      </b:Author>
    </b:Author>
    <b:Title>Policy Basics: Unemployment Insurance</b:Title>
    <b:URL>https://www.cbpp.org/research/economy/policy-basics-unemployment-insurance</b:URL>
    <b:Year>2020</b:Year>
    <b:Month>May</b:Month>
    <b:Day>12</b:Day>
    <b:YearAccessed>2020</b:YearAccessed>
    <b:MonthAccessed>May</b:MonthAccessed>
    <b:DayAccessed>22</b:DayAccessed>
    <b:RefOrder>4</b:RefOrder>
  </b:Source>
</b:Sources>
</file>

<file path=customXml/itemProps1.xml><?xml version="1.0" encoding="utf-8"?>
<ds:datastoreItem xmlns:ds="http://schemas.openxmlformats.org/officeDocument/2006/customXml" ds:itemID="{3E603E16-DA72-4448-81E3-D19491221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Pages>
  <Words>1385</Words>
  <Characters>7898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McKelvey</dc:creator>
  <cp:keywords/>
  <dc:description/>
  <cp:lastModifiedBy>Jake Schneider</cp:lastModifiedBy>
  <cp:revision>8</cp:revision>
  <dcterms:created xsi:type="dcterms:W3CDTF">2020-05-22T14:36:00Z</dcterms:created>
  <dcterms:modified xsi:type="dcterms:W3CDTF">2020-05-22T17:14:00Z</dcterms:modified>
</cp:coreProperties>
</file>